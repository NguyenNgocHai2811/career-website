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432DA" w14:textId="77777777" w:rsidR="00831622" w:rsidRPr="000B3F58" w:rsidRDefault="00831622" w:rsidP="00831622">
      <w:pPr>
        <w:spacing w:line="240" w:lineRule="auto"/>
        <w:jc w:val="center"/>
        <w:rPr>
          <w:b/>
          <w:bCs/>
        </w:rPr>
      </w:pPr>
      <w:r w:rsidRPr="000B3F58">
        <w:rPr>
          <w:b/>
          <w:noProof/>
          <w:lang w:val="en-GB" w:eastAsia="en-GB"/>
        </w:rPr>
        <mc:AlternateContent>
          <mc:Choice Requires="wps">
            <w:drawing>
              <wp:anchor distT="0" distB="0" distL="114300" distR="114300" simplePos="0" relativeHeight="251660288" behindDoc="0" locked="0" layoutInCell="1" allowOverlap="1" wp14:anchorId="5C85E8BB" wp14:editId="183E449F">
                <wp:simplePos x="0" y="0"/>
                <wp:positionH relativeFrom="margin">
                  <wp:posOffset>-145415</wp:posOffset>
                </wp:positionH>
                <wp:positionV relativeFrom="paragraph">
                  <wp:posOffset>16856</wp:posOffset>
                </wp:positionV>
                <wp:extent cx="6416386" cy="8612332"/>
                <wp:effectExtent l="19050" t="19050" r="41910" b="3683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386" cy="8612332"/>
                        </a:xfrm>
                        <a:prstGeom prst="rect">
                          <a:avLst/>
                        </a:prstGeom>
                        <a:solidFill>
                          <a:srgbClr val="FFFFFF"/>
                        </a:solidFill>
                        <a:ln w="57150" cmpd="thickThin">
                          <a:solidFill>
                            <a:srgbClr val="000000"/>
                          </a:solidFill>
                          <a:miter lim="800000"/>
                          <a:headEnd/>
                          <a:tailEnd/>
                        </a:ln>
                      </wps:spPr>
                      <wps:txbx>
                        <w:txbxContent>
                          <w:p w14:paraId="7E2BFEEF" w14:textId="77777777" w:rsidR="004728EA" w:rsidRDefault="004728EA" w:rsidP="00831622">
                            <w:pPr>
                              <w:spacing w:line="240" w:lineRule="auto"/>
                              <w:jc w:val="center"/>
                              <w:rPr>
                                <w:b/>
                                <w:bCs/>
                              </w:rPr>
                            </w:pPr>
                            <w:r w:rsidRPr="00A57BE2">
                              <w:rPr>
                                <w:b/>
                                <w:bCs/>
                              </w:rPr>
                              <w:t>TRƯỜNG ĐẠI HỌC QUY NHƠN</w:t>
                            </w:r>
                          </w:p>
                          <w:p w14:paraId="78E01A3F" w14:textId="77777777" w:rsidR="004728EA" w:rsidRDefault="004728EA" w:rsidP="00831622">
                            <w:pPr>
                              <w:spacing w:line="240" w:lineRule="auto"/>
                              <w:jc w:val="center"/>
                            </w:pPr>
                            <w:r w:rsidRPr="00A57BE2">
                              <w:t>KHOA CÔNG NGHỆ THÔNG TIN</w:t>
                            </w:r>
                          </w:p>
                          <w:p w14:paraId="485BD3CE" w14:textId="77777777" w:rsidR="004728EA" w:rsidRPr="004665CA" w:rsidRDefault="004728EA" w:rsidP="00831622">
                            <w:pPr>
                              <w:spacing w:after="0" w:line="240" w:lineRule="auto"/>
                              <w:jc w:val="center"/>
                              <w:rPr>
                                <w:sz w:val="18"/>
                              </w:rPr>
                            </w:pPr>
                          </w:p>
                          <w:p w14:paraId="05D9557D" w14:textId="77777777" w:rsidR="004728EA" w:rsidRDefault="004728EA" w:rsidP="00831622">
                            <w:pPr>
                              <w:spacing w:after="0" w:line="240" w:lineRule="auto"/>
                              <w:jc w:val="center"/>
                              <w:rPr>
                                <w:b/>
                                <w:sz w:val="18"/>
                              </w:rPr>
                            </w:pPr>
                          </w:p>
                          <w:p w14:paraId="7DB1531B" w14:textId="77777777" w:rsidR="004728EA" w:rsidRPr="004665CA" w:rsidRDefault="004728EA" w:rsidP="00831622">
                            <w:pPr>
                              <w:spacing w:after="0" w:line="240" w:lineRule="auto"/>
                              <w:jc w:val="center"/>
                              <w:rPr>
                                <w:b/>
                                <w:sz w:val="18"/>
                              </w:rPr>
                            </w:pPr>
                          </w:p>
                          <w:p w14:paraId="16CE2394" w14:textId="77777777" w:rsidR="004728EA" w:rsidRDefault="004728EA" w:rsidP="00831622">
                            <w:pPr>
                              <w:spacing w:after="0" w:line="240" w:lineRule="auto"/>
                              <w:jc w:val="center"/>
                            </w:pPr>
                            <w:r>
                              <w:rPr>
                                <w:noProof/>
                                <w:lang w:val="en-GB" w:eastAsia="en-GB"/>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4728EA" w:rsidRDefault="004728EA" w:rsidP="00831622">
                            <w:pPr>
                              <w:spacing w:after="0" w:line="240" w:lineRule="auto"/>
                              <w:jc w:val="center"/>
                              <w:rPr>
                                <w:b/>
                                <w:sz w:val="18"/>
                                <w:szCs w:val="18"/>
                              </w:rPr>
                            </w:pPr>
                          </w:p>
                          <w:p w14:paraId="5AFA7B9F" w14:textId="77777777" w:rsidR="004728EA" w:rsidRDefault="004728EA" w:rsidP="00831622">
                            <w:pPr>
                              <w:spacing w:after="0" w:line="240" w:lineRule="auto"/>
                              <w:jc w:val="center"/>
                              <w:rPr>
                                <w:sz w:val="18"/>
                                <w:szCs w:val="18"/>
                              </w:rPr>
                            </w:pPr>
                          </w:p>
                          <w:p w14:paraId="566572C7" w14:textId="77777777" w:rsidR="004728EA" w:rsidRDefault="004728EA" w:rsidP="00831622">
                            <w:pPr>
                              <w:spacing w:after="0" w:line="240" w:lineRule="auto"/>
                              <w:jc w:val="center"/>
                              <w:rPr>
                                <w:sz w:val="18"/>
                                <w:szCs w:val="18"/>
                              </w:rPr>
                            </w:pPr>
                          </w:p>
                          <w:p w14:paraId="0CF12B57" w14:textId="77777777" w:rsidR="004728EA" w:rsidRDefault="004728EA" w:rsidP="00831622">
                            <w:pPr>
                              <w:spacing w:line="240" w:lineRule="auto"/>
                              <w:jc w:val="center"/>
                            </w:pPr>
                            <w:r>
                              <w:t>ĐỀ CƯƠNG</w:t>
                            </w:r>
                          </w:p>
                          <w:p w14:paraId="1B18636D" w14:textId="77777777" w:rsidR="004728EA" w:rsidRDefault="004728EA" w:rsidP="00831622">
                            <w:pPr>
                              <w:spacing w:line="240" w:lineRule="auto"/>
                              <w:jc w:val="center"/>
                            </w:pPr>
                            <w:r>
                              <w:t>KHÓA LUẬN TỐT NGHIỆP</w:t>
                            </w:r>
                          </w:p>
                          <w:p w14:paraId="11AB16A1" w14:textId="204A25D2" w:rsidR="004728EA" w:rsidRDefault="004728EA" w:rsidP="00831622">
                            <w:pPr>
                              <w:spacing w:line="240" w:lineRule="auto"/>
                              <w:jc w:val="center"/>
                            </w:pPr>
                            <w:r>
                              <w:t>ỨNG DỤNG DEEP-LEARNING TRONG TÓM TẮT VĂN BẢN TIẾNG VIỆT</w:t>
                            </w:r>
                          </w:p>
                          <w:p w14:paraId="6B8FE3A5" w14:textId="77777777" w:rsidR="004728EA" w:rsidRDefault="004728EA" w:rsidP="00831622">
                            <w:pPr>
                              <w:spacing w:line="240" w:lineRule="auto"/>
                              <w:jc w:val="center"/>
                            </w:pPr>
                          </w:p>
                          <w:p w14:paraId="0A1D23E3" w14:textId="77777777" w:rsidR="004728EA" w:rsidRDefault="004728EA" w:rsidP="00831622">
                            <w:pPr>
                              <w:spacing w:line="240" w:lineRule="auto"/>
                              <w:jc w:val="center"/>
                            </w:pPr>
                          </w:p>
                          <w:p w14:paraId="1AF66128" w14:textId="77777777" w:rsidR="004728EA" w:rsidRDefault="004728EA" w:rsidP="00831622">
                            <w:pPr>
                              <w:spacing w:line="240" w:lineRule="auto"/>
                              <w:jc w:val="center"/>
                            </w:pPr>
                          </w:p>
                          <w:p w14:paraId="78F9FD04" w14:textId="77777777" w:rsidR="004728EA" w:rsidRDefault="004728EA" w:rsidP="00831622">
                            <w:pPr>
                              <w:spacing w:line="240" w:lineRule="auto"/>
                              <w:jc w:val="center"/>
                            </w:pPr>
                          </w:p>
                          <w:p w14:paraId="296C7937"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4A8DF939" w14:textId="77777777" w:rsidTr="004728EA">
                              <w:tc>
                                <w:tcPr>
                                  <w:tcW w:w="3150" w:type="dxa"/>
                                </w:tcPr>
                                <w:p w14:paraId="41730913" w14:textId="77777777" w:rsidR="004728EA" w:rsidRDefault="004728EA" w:rsidP="004728EA">
                                  <w:r>
                                    <w:t>Sinh viên</w:t>
                                  </w:r>
                                </w:p>
                              </w:tc>
                              <w:tc>
                                <w:tcPr>
                                  <w:tcW w:w="3150" w:type="dxa"/>
                                </w:tcPr>
                                <w:p w14:paraId="752FEC6D" w14:textId="595CCB63" w:rsidR="004728EA" w:rsidRDefault="004728EA" w:rsidP="004728EA">
                                  <w:r>
                                    <w:t>Ung Minh Hoài</w:t>
                                  </w:r>
                                </w:p>
                              </w:tc>
                            </w:tr>
                            <w:tr w:rsidR="004728EA" w14:paraId="455263FD" w14:textId="77777777" w:rsidTr="004728EA">
                              <w:tc>
                                <w:tcPr>
                                  <w:tcW w:w="3150" w:type="dxa"/>
                                </w:tcPr>
                                <w:p w14:paraId="439EE1A3" w14:textId="77777777" w:rsidR="004728EA" w:rsidRDefault="004728EA" w:rsidP="004728EA">
                                  <w:r>
                                    <w:t>Chuyên ngành</w:t>
                                  </w:r>
                                </w:p>
                              </w:tc>
                              <w:tc>
                                <w:tcPr>
                                  <w:tcW w:w="3150" w:type="dxa"/>
                                </w:tcPr>
                                <w:p w14:paraId="41431390" w14:textId="77777777" w:rsidR="004728EA" w:rsidRDefault="004728EA" w:rsidP="004728EA">
                                  <w:r>
                                    <w:t>Khoa học máy tính</w:t>
                                  </w:r>
                                </w:p>
                              </w:tc>
                            </w:tr>
                            <w:tr w:rsidR="004728EA" w14:paraId="137A6583" w14:textId="77777777" w:rsidTr="004728EA">
                              <w:tc>
                                <w:tcPr>
                                  <w:tcW w:w="3150" w:type="dxa"/>
                                </w:tcPr>
                                <w:p w14:paraId="04D2B13D" w14:textId="77777777" w:rsidR="004728EA" w:rsidRDefault="004728EA" w:rsidP="004728EA">
                                  <w:r>
                                    <w:t>Khóa học</w:t>
                                  </w:r>
                                </w:p>
                              </w:tc>
                              <w:tc>
                                <w:tcPr>
                                  <w:tcW w:w="3150" w:type="dxa"/>
                                </w:tcPr>
                                <w:p w14:paraId="21E619D9" w14:textId="7CD11B72" w:rsidR="004728EA" w:rsidRDefault="004728EA" w:rsidP="004728EA">
                                  <w:r>
                                    <w:t>K42</w:t>
                                  </w:r>
                                </w:p>
                              </w:tc>
                            </w:tr>
                            <w:tr w:rsidR="004728EA" w14:paraId="595CA7A3" w14:textId="77777777" w:rsidTr="004728EA">
                              <w:tc>
                                <w:tcPr>
                                  <w:tcW w:w="3150" w:type="dxa"/>
                                </w:tcPr>
                                <w:p w14:paraId="59951799" w14:textId="77777777" w:rsidR="004728EA" w:rsidRDefault="004728EA" w:rsidP="004728EA"/>
                              </w:tc>
                              <w:tc>
                                <w:tcPr>
                                  <w:tcW w:w="3150" w:type="dxa"/>
                                </w:tcPr>
                                <w:p w14:paraId="47B72D96" w14:textId="77777777" w:rsidR="004728EA" w:rsidRDefault="004728EA" w:rsidP="004728EA"/>
                              </w:tc>
                            </w:tr>
                            <w:tr w:rsidR="004728EA" w14:paraId="5ACE36D9" w14:textId="77777777" w:rsidTr="004728EA">
                              <w:tc>
                                <w:tcPr>
                                  <w:tcW w:w="3150" w:type="dxa"/>
                                </w:tcPr>
                                <w:p w14:paraId="5297F161" w14:textId="77777777" w:rsidR="004728EA" w:rsidRDefault="004728EA" w:rsidP="004728EA"/>
                              </w:tc>
                              <w:tc>
                                <w:tcPr>
                                  <w:tcW w:w="3150" w:type="dxa"/>
                                </w:tcPr>
                                <w:p w14:paraId="2A13F5EC" w14:textId="77777777" w:rsidR="004728EA" w:rsidRDefault="004728EA" w:rsidP="004728EA"/>
                              </w:tc>
                            </w:tr>
                          </w:tbl>
                          <w:p w14:paraId="341B140D" w14:textId="77777777" w:rsidR="004728EA" w:rsidRPr="00AD5508" w:rsidRDefault="004728EA" w:rsidP="00831622">
                            <w:pPr>
                              <w:spacing w:after="0" w:line="240" w:lineRule="auto"/>
                              <w:jc w:val="center"/>
                              <w:rPr>
                                <w:b/>
                                <w:sz w:val="18"/>
                                <w:szCs w:val="18"/>
                              </w:rPr>
                            </w:pPr>
                          </w:p>
                          <w:p w14:paraId="0DDCFBCF" w14:textId="77777777" w:rsidR="004728EA" w:rsidRDefault="004728EA" w:rsidP="00831622">
                            <w:pPr>
                              <w:spacing w:after="0" w:line="240" w:lineRule="auto"/>
                              <w:jc w:val="center"/>
                              <w:rPr>
                                <w:sz w:val="18"/>
                                <w:szCs w:val="18"/>
                              </w:rPr>
                            </w:pPr>
                          </w:p>
                          <w:p w14:paraId="71B4F9CE" w14:textId="77777777" w:rsidR="004728EA" w:rsidRDefault="004728EA" w:rsidP="00831622">
                            <w:pPr>
                              <w:spacing w:after="0" w:line="240" w:lineRule="auto"/>
                              <w:jc w:val="center"/>
                              <w:rPr>
                                <w:sz w:val="18"/>
                                <w:szCs w:val="18"/>
                              </w:rPr>
                            </w:pPr>
                          </w:p>
                          <w:p w14:paraId="46E04A39" w14:textId="77777777" w:rsidR="004728EA" w:rsidRDefault="004728EA" w:rsidP="00831622">
                            <w:pPr>
                              <w:spacing w:after="0" w:line="240" w:lineRule="auto"/>
                              <w:jc w:val="center"/>
                              <w:rPr>
                                <w:sz w:val="18"/>
                                <w:szCs w:val="18"/>
                              </w:rPr>
                            </w:pPr>
                          </w:p>
                          <w:p w14:paraId="258C4640" w14:textId="77777777" w:rsidR="004728EA" w:rsidRDefault="004728EA" w:rsidP="00831622">
                            <w:pPr>
                              <w:spacing w:after="0" w:line="240" w:lineRule="auto"/>
                              <w:jc w:val="center"/>
                              <w:rPr>
                                <w:sz w:val="18"/>
                                <w:szCs w:val="18"/>
                              </w:rPr>
                            </w:pPr>
                          </w:p>
                          <w:p w14:paraId="116FBB0D" w14:textId="77777777" w:rsidR="004728EA" w:rsidRDefault="004728EA" w:rsidP="00831622">
                            <w:pPr>
                              <w:spacing w:after="0" w:line="240" w:lineRule="auto"/>
                              <w:rPr>
                                <w:sz w:val="18"/>
                                <w:szCs w:val="18"/>
                              </w:rPr>
                            </w:pPr>
                          </w:p>
                          <w:p w14:paraId="0667A53D" w14:textId="77777777" w:rsidR="004728EA" w:rsidRDefault="004728EA" w:rsidP="00831622">
                            <w:pPr>
                              <w:spacing w:after="0" w:line="240" w:lineRule="auto"/>
                              <w:jc w:val="center"/>
                              <w:rPr>
                                <w:sz w:val="18"/>
                                <w:szCs w:val="18"/>
                              </w:rPr>
                            </w:pPr>
                          </w:p>
                          <w:p w14:paraId="513ABB86" w14:textId="021D6280" w:rsidR="004728EA" w:rsidRDefault="004728EA" w:rsidP="00831622">
                            <w:pPr>
                              <w:spacing w:line="240" w:lineRule="auto"/>
                              <w:jc w:val="center"/>
                            </w:pPr>
                            <w:r>
                              <w:t>Quy Nhơn, tháng 10 năm 2022</w:t>
                            </w:r>
                          </w:p>
                          <w:p w14:paraId="5538DD85" w14:textId="77777777" w:rsidR="004728EA" w:rsidRPr="00FA2C7F" w:rsidRDefault="004728EA"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85E8BB" id="_x0000_t202" coordsize="21600,21600" o:spt="202" path="m,l,21600r21600,l21600,xe">
                <v:stroke joinstyle="miter"/>
                <v:path gradientshapeok="t" o:connecttype="rect"/>
              </v:shapetype>
              <v:shape id="Text Box 5" o:spid="_x0000_s1026" type="#_x0000_t202" style="position:absolute;left:0;text-align:left;margin-left:-11.45pt;margin-top:1.35pt;width:505.25pt;height:678.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" strokeweight="4.5pt">
                <v:stroke linestyle="thickThin"/>
                <v:textbox>
                  <w:txbxContent>
                    <w:p w14:paraId="7E2BFEEF" w14:textId="77777777" w:rsidR="004728EA" w:rsidRDefault="004728EA" w:rsidP="00831622">
                      <w:pPr>
                        <w:spacing w:line="240" w:lineRule="auto"/>
                        <w:jc w:val="center"/>
                        <w:rPr>
                          <w:b/>
                          <w:bCs/>
                        </w:rPr>
                      </w:pPr>
                      <w:r w:rsidRPr="00A57BE2">
                        <w:rPr>
                          <w:b/>
                          <w:bCs/>
                        </w:rPr>
                        <w:t>TRƯỜNG ĐẠI HỌC QUY NHƠN</w:t>
                      </w:r>
                    </w:p>
                    <w:p w14:paraId="78E01A3F" w14:textId="77777777" w:rsidR="004728EA" w:rsidRDefault="004728EA" w:rsidP="00831622">
                      <w:pPr>
                        <w:spacing w:line="240" w:lineRule="auto"/>
                        <w:jc w:val="center"/>
                      </w:pPr>
                      <w:r w:rsidRPr="00A57BE2">
                        <w:t>KHOA CÔNG NGHỆ THÔNG TIN</w:t>
                      </w:r>
                    </w:p>
                    <w:p w14:paraId="485BD3CE" w14:textId="77777777" w:rsidR="004728EA" w:rsidRPr="004665CA" w:rsidRDefault="004728EA" w:rsidP="00831622">
                      <w:pPr>
                        <w:spacing w:after="0" w:line="240" w:lineRule="auto"/>
                        <w:jc w:val="center"/>
                        <w:rPr>
                          <w:sz w:val="18"/>
                        </w:rPr>
                      </w:pPr>
                    </w:p>
                    <w:p w14:paraId="05D9557D" w14:textId="77777777" w:rsidR="004728EA" w:rsidRDefault="004728EA" w:rsidP="00831622">
                      <w:pPr>
                        <w:spacing w:after="0" w:line="240" w:lineRule="auto"/>
                        <w:jc w:val="center"/>
                        <w:rPr>
                          <w:b/>
                          <w:sz w:val="18"/>
                        </w:rPr>
                      </w:pPr>
                    </w:p>
                    <w:p w14:paraId="7DB1531B" w14:textId="77777777" w:rsidR="004728EA" w:rsidRPr="004665CA" w:rsidRDefault="004728EA" w:rsidP="00831622">
                      <w:pPr>
                        <w:spacing w:after="0" w:line="240" w:lineRule="auto"/>
                        <w:jc w:val="center"/>
                        <w:rPr>
                          <w:b/>
                          <w:sz w:val="18"/>
                        </w:rPr>
                      </w:pPr>
                    </w:p>
                    <w:p w14:paraId="16CE2394" w14:textId="77777777" w:rsidR="004728EA" w:rsidRDefault="004728EA" w:rsidP="00831622">
                      <w:pPr>
                        <w:spacing w:after="0" w:line="240" w:lineRule="auto"/>
                        <w:jc w:val="center"/>
                      </w:pPr>
                      <w:r>
                        <w:rPr>
                          <w:noProof/>
                          <w:lang w:val="en-GB" w:eastAsia="en-GB"/>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4728EA" w:rsidRDefault="004728EA" w:rsidP="00831622">
                      <w:pPr>
                        <w:spacing w:after="0" w:line="240" w:lineRule="auto"/>
                        <w:jc w:val="center"/>
                        <w:rPr>
                          <w:b/>
                          <w:sz w:val="18"/>
                          <w:szCs w:val="18"/>
                        </w:rPr>
                      </w:pPr>
                    </w:p>
                    <w:p w14:paraId="5AFA7B9F" w14:textId="77777777" w:rsidR="004728EA" w:rsidRDefault="004728EA" w:rsidP="00831622">
                      <w:pPr>
                        <w:spacing w:after="0" w:line="240" w:lineRule="auto"/>
                        <w:jc w:val="center"/>
                        <w:rPr>
                          <w:sz w:val="18"/>
                          <w:szCs w:val="18"/>
                        </w:rPr>
                      </w:pPr>
                    </w:p>
                    <w:p w14:paraId="566572C7" w14:textId="77777777" w:rsidR="004728EA" w:rsidRDefault="004728EA" w:rsidP="00831622">
                      <w:pPr>
                        <w:spacing w:after="0" w:line="240" w:lineRule="auto"/>
                        <w:jc w:val="center"/>
                        <w:rPr>
                          <w:sz w:val="18"/>
                          <w:szCs w:val="18"/>
                        </w:rPr>
                      </w:pPr>
                    </w:p>
                    <w:p w14:paraId="0CF12B57" w14:textId="77777777" w:rsidR="004728EA" w:rsidRDefault="004728EA" w:rsidP="00831622">
                      <w:pPr>
                        <w:spacing w:line="240" w:lineRule="auto"/>
                        <w:jc w:val="center"/>
                      </w:pPr>
                      <w:r>
                        <w:t>ĐỀ CƯƠNG</w:t>
                      </w:r>
                    </w:p>
                    <w:p w14:paraId="1B18636D" w14:textId="77777777" w:rsidR="004728EA" w:rsidRDefault="004728EA" w:rsidP="00831622">
                      <w:pPr>
                        <w:spacing w:line="240" w:lineRule="auto"/>
                        <w:jc w:val="center"/>
                      </w:pPr>
                      <w:r>
                        <w:t>KHÓA LUẬN TỐT NGHIỆP</w:t>
                      </w:r>
                    </w:p>
                    <w:p w14:paraId="11AB16A1" w14:textId="204A25D2" w:rsidR="004728EA" w:rsidRDefault="004728EA" w:rsidP="00831622">
                      <w:pPr>
                        <w:spacing w:line="240" w:lineRule="auto"/>
                        <w:jc w:val="center"/>
                      </w:pPr>
                      <w:r>
                        <w:t>ỨNG DỤNG DEEP-LEARNING TRONG TÓM TẮT VĂN BẢN TIẾNG VIỆT</w:t>
                      </w:r>
                    </w:p>
                    <w:p w14:paraId="6B8FE3A5" w14:textId="77777777" w:rsidR="004728EA" w:rsidRDefault="004728EA" w:rsidP="00831622">
                      <w:pPr>
                        <w:spacing w:line="240" w:lineRule="auto"/>
                        <w:jc w:val="center"/>
                      </w:pPr>
                    </w:p>
                    <w:p w14:paraId="0A1D23E3" w14:textId="77777777" w:rsidR="004728EA" w:rsidRDefault="004728EA" w:rsidP="00831622">
                      <w:pPr>
                        <w:spacing w:line="240" w:lineRule="auto"/>
                        <w:jc w:val="center"/>
                      </w:pPr>
                    </w:p>
                    <w:p w14:paraId="1AF66128" w14:textId="77777777" w:rsidR="004728EA" w:rsidRDefault="004728EA" w:rsidP="00831622">
                      <w:pPr>
                        <w:spacing w:line="240" w:lineRule="auto"/>
                        <w:jc w:val="center"/>
                      </w:pPr>
                    </w:p>
                    <w:p w14:paraId="78F9FD04" w14:textId="77777777" w:rsidR="004728EA" w:rsidRDefault="004728EA" w:rsidP="00831622">
                      <w:pPr>
                        <w:spacing w:line="240" w:lineRule="auto"/>
                        <w:jc w:val="center"/>
                      </w:pPr>
                    </w:p>
                    <w:p w14:paraId="296C7937"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4A8DF939" w14:textId="77777777" w:rsidTr="004728EA">
                        <w:tc>
                          <w:tcPr>
                            <w:tcW w:w="3150" w:type="dxa"/>
                          </w:tcPr>
                          <w:p w14:paraId="41730913" w14:textId="77777777" w:rsidR="004728EA" w:rsidRDefault="004728EA" w:rsidP="004728EA">
                            <w:r>
                              <w:t>Sinh viên</w:t>
                            </w:r>
                          </w:p>
                        </w:tc>
                        <w:tc>
                          <w:tcPr>
                            <w:tcW w:w="3150" w:type="dxa"/>
                          </w:tcPr>
                          <w:p w14:paraId="752FEC6D" w14:textId="595CCB63" w:rsidR="004728EA" w:rsidRDefault="004728EA" w:rsidP="004728EA">
                            <w:r>
                              <w:t>Ung Minh Hoài</w:t>
                            </w:r>
                          </w:p>
                        </w:tc>
                      </w:tr>
                      <w:tr w:rsidR="004728EA" w14:paraId="455263FD" w14:textId="77777777" w:rsidTr="004728EA">
                        <w:tc>
                          <w:tcPr>
                            <w:tcW w:w="3150" w:type="dxa"/>
                          </w:tcPr>
                          <w:p w14:paraId="439EE1A3" w14:textId="77777777" w:rsidR="004728EA" w:rsidRDefault="004728EA" w:rsidP="004728EA">
                            <w:r>
                              <w:t>Chuyên ngành</w:t>
                            </w:r>
                          </w:p>
                        </w:tc>
                        <w:tc>
                          <w:tcPr>
                            <w:tcW w:w="3150" w:type="dxa"/>
                          </w:tcPr>
                          <w:p w14:paraId="41431390" w14:textId="77777777" w:rsidR="004728EA" w:rsidRDefault="004728EA" w:rsidP="004728EA">
                            <w:r>
                              <w:t>Khoa học máy tính</w:t>
                            </w:r>
                          </w:p>
                        </w:tc>
                      </w:tr>
                      <w:tr w:rsidR="004728EA" w14:paraId="137A6583" w14:textId="77777777" w:rsidTr="004728EA">
                        <w:tc>
                          <w:tcPr>
                            <w:tcW w:w="3150" w:type="dxa"/>
                          </w:tcPr>
                          <w:p w14:paraId="04D2B13D" w14:textId="77777777" w:rsidR="004728EA" w:rsidRDefault="004728EA" w:rsidP="004728EA">
                            <w:r>
                              <w:t>Khóa học</w:t>
                            </w:r>
                          </w:p>
                        </w:tc>
                        <w:tc>
                          <w:tcPr>
                            <w:tcW w:w="3150" w:type="dxa"/>
                          </w:tcPr>
                          <w:p w14:paraId="21E619D9" w14:textId="7CD11B72" w:rsidR="004728EA" w:rsidRDefault="004728EA" w:rsidP="004728EA">
                            <w:r>
                              <w:t>K42</w:t>
                            </w:r>
                          </w:p>
                        </w:tc>
                      </w:tr>
                      <w:tr w:rsidR="004728EA" w14:paraId="595CA7A3" w14:textId="77777777" w:rsidTr="004728EA">
                        <w:tc>
                          <w:tcPr>
                            <w:tcW w:w="3150" w:type="dxa"/>
                          </w:tcPr>
                          <w:p w14:paraId="59951799" w14:textId="77777777" w:rsidR="004728EA" w:rsidRDefault="004728EA" w:rsidP="004728EA"/>
                        </w:tc>
                        <w:tc>
                          <w:tcPr>
                            <w:tcW w:w="3150" w:type="dxa"/>
                          </w:tcPr>
                          <w:p w14:paraId="47B72D96" w14:textId="77777777" w:rsidR="004728EA" w:rsidRDefault="004728EA" w:rsidP="004728EA"/>
                        </w:tc>
                      </w:tr>
                      <w:tr w:rsidR="004728EA" w14:paraId="5ACE36D9" w14:textId="77777777" w:rsidTr="004728EA">
                        <w:tc>
                          <w:tcPr>
                            <w:tcW w:w="3150" w:type="dxa"/>
                          </w:tcPr>
                          <w:p w14:paraId="5297F161" w14:textId="77777777" w:rsidR="004728EA" w:rsidRDefault="004728EA" w:rsidP="004728EA"/>
                        </w:tc>
                        <w:tc>
                          <w:tcPr>
                            <w:tcW w:w="3150" w:type="dxa"/>
                          </w:tcPr>
                          <w:p w14:paraId="2A13F5EC" w14:textId="77777777" w:rsidR="004728EA" w:rsidRDefault="004728EA" w:rsidP="004728EA"/>
                        </w:tc>
                      </w:tr>
                    </w:tbl>
                    <w:p w14:paraId="341B140D" w14:textId="77777777" w:rsidR="004728EA" w:rsidRPr="00AD5508" w:rsidRDefault="004728EA" w:rsidP="00831622">
                      <w:pPr>
                        <w:spacing w:after="0" w:line="240" w:lineRule="auto"/>
                        <w:jc w:val="center"/>
                        <w:rPr>
                          <w:b/>
                          <w:sz w:val="18"/>
                          <w:szCs w:val="18"/>
                        </w:rPr>
                      </w:pPr>
                    </w:p>
                    <w:p w14:paraId="0DDCFBCF" w14:textId="77777777" w:rsidR="004728EA" w:rsidRDefault="004728EA" w:rsidP="00831622">
                      <w:pPr>
                        <w:spacing w:after="0" w:line="240" w:lineRule="auto"/>
                        <w:jc w:val="center"/>
                        <w:rPr>
                          <w:sz w:val="18"/>
                          <w:szCs w:val="18"/>
                        </w:rPr>
                      </w:pPr>
                    </w:p>
                    <w:p w14:paraId="71B4F9CE" w14:textId="77777777" w:rsidR="004728EA" w:rsidRDefault="004728EA" w:rsidP="00831622">
                      <w:pPr>
                        <w:spacing w:after="0" w:line="240" w:lineRule="auto"/>
                        <w:jc w:val="center"/>
                        <w:rPr>
                          <w:sz w:val="18"/>
                          <w:szCs w:val="18"/>
                        </w:rPr>
                      </w:pPr>
                    </w:p>
                    <w:p w14:paraId="46E04A39" w14:textId="77777777" w:rsidR="004728EA" w:rsidRDefault="004728EA" w:rsidP="00831622">
                      <w:pPr>
                        <w:spacing w:after="0" w:line="240" w:lineRule="auto"/>
                        <w:jc w:val="center"/>
                        <w:rPr>
                          <w:sz w:val="18"/>
                          <w:szCs w:val="18"/>
                        </w:rPr>
                      </w:pPr>
                    </w:p>
                    <w:p w14:paraId="258C4640" w14:textId="77777777" w:rsidR="004728EA" w:rsidRDefault="004728EA" w:rsidP="00831622">
                      <w:pPr>
                        <w:spacing w:after="0" w:line="240" w:lineRule="auto"/>
                        <w:jc w:val="center"/>
                        <w:rPr>
                          <w:sz w:val="18"/>
                          <w:szCs w:val="18"/>
                        </w:rPr>
                      </w:pPr>
                    </w:p>
                    <w:p w14:paraId="116FBB0D" w14:textId="77777777" w:rsidR="004728EA" w:rsidRDefault="004728EA" w:rsidP="00831622">
                      <w:pPr>
                        <w:spacing w:after="0" w:line="240" w:lineRule="auto"/>
                        <w:rPr>
                          <w:sz w:val="18"/>
                          <w:szCs w:val="18"/>
                        </w:rPr>
                      </w:pPr>
                    </w:p>
                    <w:p w14:paraId="0667A53D" w14:textId="77777777" w:rsidR="004728EA" w:rsidRDefault="004728EA" w:rsidP="00831622">
                      <w:pPr>
                        <w:spacing w:after="0" w:line="240" w:lineRule="auto"/>
                        <w:jc w:val="center"/>
                        <w:rPr>
                          <w:sz w:val="18"/>
                          <w:szCs w:val="18"/>
                        </w:rPr>
                      </w:pPr>
                    </w:p>
                    <w:p w14:paraId="513ABB86" w14:textId="021D6280" w:rsidR="004728EA" w:rsidRDefault="004728EA" w:rsidP="00831622">
                      <w:pPr>
                        <w:spacing w:line="240" w:lineRule="auto"/>
                        <w:jc w:val="center"/>
                      </w:pPr>
                      <w:r>
                        <w:t>Quy Nhơn, tháng 10 năm 2022</w:t>
                      </w:r>
                    </w:p>
                    <w:p w14:paraId="5538DD85" w14:textId="77777777" w:rsidR="004728EA" w:rsidRPr="00FA2C7F" w:rsidRDefault="004728EA" w:rsidP="00831622">
                      <w:pPr>
                        <w:spacing w:after="0" w:line="240" w:lineRule="auto"/>
                        <w:jc w:val="center"/>
                        <w:rPr>
                          <w:b/>
                          <w:sz w:val="18"/>
                          <w:szCs w:val="18"/>
                        </w:rPr>
                      </w:pPr>
                    </w:p>
                  </w:txbxContent>
                </v:textbox>
                <w10:wrap anchorx="margin"/>
              </v:shape>
            </w:pict>
          </mc:Fallback>
        </mc:AlternateContent>
      </w:r>
      <w:r w:rsidRPr="000B3F58">
        <w:rPr>
          <w:b/>
          <w:bCs/>
        </w:rPr>
        <w:t>TRƯỜNG ĐẠI HỌC QUY NHƠN</w:t>
      </w:r>
    </w:p>
    <w:p w14:paraId="113F8CB8" w14:textId="77777777" w:rsidR="00831622" w:rsidRPr="000B3F58" w:rsidRDefault="00831622" w:rsidP="00831622">
      <w:pPr>
        <w:spacing w:line="240" w:lineRule="auto"/>
        <w:jc w:val="center"/>
        <w:rPr>
          <w:b/>
        </w:rPr>
      </w:pPr>
      <w:r w:rsidRPr="000B3F58">
        <w:rPr>
          <w:b/>
        </w:rPr>
        <w:t>KHOA CÔNG NGHỆ THÔNG TIN</w:t>
      </w:r>
    </w:p>
    <w:p w14:paraId="4E06392C" w14:textId="77777777" w:rsidR="00831622" w:rsidRPr="000B3F58" w:rsidRDefault="00831622" w:rsidP="00831622">
      <w:pPr>
        <w:spacing w:after="0" w:line="240" w:lineRule="auto"/>
        <w:jc w:val="center"/>
        <w:rPr>
          <w:b/>
          <w:sz w:val="18"/>
        </w:rPr>
      </w:pPr>
    </w:p>
    <w:p w14:paraId="5FCC2E04" w14:textId="77777777" w:rsidR="00831622" w:rsidRPr="000B3F58" w:rsidRDefault="00831622" w:rsidP="00831622">
      <w:pPr>
        <w:spacing w:after="0" w:line="240" w:lineRule="auto"/>
        <w:jc w:val="center"/>
        <w:rPr>
          <w:b/>
          <w:sz w:val="18"/>
        </w:rPr>
      </w:pPr>
    </w:p>
    <w:p w14:paraId="370E31E9" w14:textId="77777777" w:rsidR="00831622" w:rsidRPr="000B3F58" w:rsidRDefault="00831622" w:rsidP="00831622">
      <w:pPr>
        <w:spacing w:after="0" w:line="240" w:lineRule="auto"/>
        <w:jc w:val="center"/>
        <w:rPr>
          <w:b/>
        </w:rPr>
      </w:pPr>
      <w:r w:rsidRPr="000B3F58">
        <w:rPr>
          <w:b/>
          <w:noProof/>
          <w:lang w:val="en-GB" w:eastAsia="en-GB"/>
        </w:rPr>
        <w:drawing>
          <wp:inline distT="0" distB="0" distL="0" distR="0" wp14:anchorId="27DB56D0" wp14:editId="249E353E">
            <wp:extent cx="2120900" cy="2051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69D850C" w14:textId="77777777" w:rsidR="00831622" w:rsidRPr="000B3F58" w:rsidRDefault="00831622" w:rsidP="00831622">
      <w:pPr>
        <w:spacing w:after="0" w:line="240" w:lineRule="auto"/>
        <w:jc w:val="center"/>
        <w:rPr>
          <w:b/>
          <w:sz w:val="18"/>
          <w:szCs w:val="18"/>
        </w:rPr>
      </w:pPr>
    </w:p>
    <w:p w14:paraId="5405E930" w14:textId="77777777" w:rsidR="00831622" w:rsidRPr="000B3F58" w:rsidRDefault="00831622" w:rsidP="00831622">
      <w:pPr>
        <w:spacing w:after="0" w:line="240" w:lineRule="auto"/>
        <w:jc w:val="center"/>
        <w:rPr>
          <w:b/>
          <w:sz w:val="18"/>
          <w:szCs w:val="18"/>
        </w:rPr>
      </w:pPr>
    </w:p>
    <w:p w14:paraId="01CFA963" w14:textId="77777777" w:rsidR="00831622" w:rsidRPr="000B3F58" w:rsidRDefault="00831622" w:rsidP="00831622">
      <w:pPr>
        <w:spacing w:line="240" w:lineRule="auto"/>
        <w:jc w:val="center"/>
        <w:rPr>
          <w:b/>
        </w:rPr>
      </w:pPr>
      <w:r w:rsidRPr="000B3F58">
        <w:rPr>
          <w:b/>
        </w:rPr>
        <w:t>ĐỀ CƯƠNG</w:t>
      </w:r>
    </w:p>
    <w:p w14:paraId="16A1F15E" w14:textId="77777777" w:rsidR="00831622" w:rsidRPr="000B3F58" w:rsidRDefault="00831622" w:rsidP="00831622">
      <w:pPr>
        <w:spacing w:line="240" w:lineRule="auto"/>
        <w:jc w:val="center"/>
        <w:rPr>
          <w:b/>
        </w:rPr>
      </w:pPr>
      <w:r w:rsidRPr="000B3F58">
        <w:rPr>
          <w:b/>
        </w:rPr>
        <w:t>KHÓA LUẬN TỐT NGHIỆP</w:t>
      </w:r>
    </w:p>
    <w:p w14:paraId="5DB551AE" w14:textId="77777777" w:rsidR="00831622" w:rsidRPr="000B3F58" w:rsidRDefault="00831622" w:rsidP="00831622">
      <w:pPr>
        <w:spacing w:line="240" w:lineRule="auto"/>
        <w:jc w:val="center"/>
        <w:rPr>
          <w:b/>
        </w:rPr>
      </w:pPr>
      <w:r w:rsidRPr="000B3F58">
        <w:rPr>
          <w:b/>
        </w:rPr>
        <w:t>XÂY DỰNG MÔ HÌNH DEEP LEARNING NHẬN DẠNG BIỂN BÁO GIAO THÔNG</w:t>
      </w:r>
    </w:p>
    <w:p w14:paraId="100B6957" w14:textId="77777777" w:rsidR="00831622" w:rsidRPr="000B3F58" w:rsidRDefault="00831622" w:rsidP="00831622">
      <w:pPr>
        <w:spacing w:line="240" w:lineRule="auto"/>
        <w:jc w:val="center"/>
        <w:rPr>
          <w:b/>
        </w:rPr>
      </w:pPr>
    </w:p>
    <w:p w14:paraId="20D4DC04" w14:textId="77777777" w:rsidR="00831622" w:rsidRPr="000B3F58" w:rsidRDefault="00831622" w:rsidP="00831622">
      <w:pPr>
        <w:spacing w:line="240" w:lineRule="auto"/>
        <w:jc w:val="center"/>
        <w:rPr>
          <w:b/>
        </w:rPr>
      </w:pPr>
    </w:p>
    <w:p w14:paraId="21093BC7" w14:textId="77777777" w:rsidR="00831622" w:rsidRPr="000B3F58" w:rsidRDefault="00831622" w:rsidP="00831622">
      <w:pPr>
        <w:spacing w:line="240" w:lineRule="auto"/>
        <w:jc w:val="center"/>
        <w:rPr>
          <w:b/>
        </w:rPr>
      </w:pPr>
    </w:p>
    <w:p w14:paraId="7A470F37" w14:textId="77777777" w:rsidR="00831622" w:rsidRPr="000B3F58" w:rsidRDefault="00831622" w:rsidP="00831622">
      <w:pPr>
        <w:spacing w:line="240" w:lineRule="auto"/>
        <w:jc w:val="center"/>
        <w:rPr>
          <w:b/>
        </w:rPr>
      </w:pPr>
    </w:p>
    <w:p w14:paraId="131FAD97" w14:textId="77777777" w:rsidR="00831622" w:rsidRPr="000B3F58" w:rsidRDefault="00831622" w:rsidP="00831622">
      <w:pPr>
        <w:spacing w:line="240" w:lineRule="auto"/>
        <w:jc w:val="center"/>
        <w:rPr>
          <w:b/>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831622" w:rsidRPr="000B3F58" w14:paraId="05ECC9AE" w14:textId="77777777" w:rsidTr="004728EA">
        <w:tc>
          <w:tcPr>
            <w:tcW w:w="3150" w:type="dxa"/>
          </w:tcPr>
          <w:p w14:paraId="41533007" w14:textId="77777777" w:rsidR="00831622" w:rsidRPr="000B3F58" w:rsidRDefault="00831622" w:rsidP="004728EA">
            <w:pPr>
              <w:rPr>
                <w:b/>
              </w:rPr>
            </w:pPr>
            <w:r w:rsidRPr="000B3F58">
              <w:rPr>
                <w:b/>
              </w:rPr>
              <w:t>Sinh viên</w:t>
            </w:r>
          </w:p>
        </w:tc>
        <w:tc>
          <w:tcPr>
            <w:tcW w:w="3150" w:type="dxa"/>
          </w:tcPr>
          <w:p w14:paraId="2F6662E5" w14:textId="77777777" w:rsidR="00831622" w:rsidRPr="000B3F58" w:rsidRDefault="00831622" w:rsidP="004728EA">
            <w:pPr>
              <w:rPr>
                <w:b/>
              </w:rPr>
            </w:pPr>
            <w:r w:rsidRPr="000B3F58">
              <w:rPr>
                <w:b/>
              </w:rPr>
              <w:t>Lê Thị Minh Tâm</w:t>
            </w:r>
          </w:p>
        </w:tc>
      </w:tr>
      <w:tr w:rsidR="00831622" w:rsidRPr="000B3F58" w14:paraId="7FCEC153" w14:textId="77777777" w:rsidTr="004728EA">
        <w:tc>
          <w:tcPr>
            <w:tcW w:w="3150" w:type="dxa"/>
          </w:tcPr>
          <w:p w14:paraId="6801CD8F" w14:textId="77777777" w:rsidR="00831622" w:rsidRPr="000B3F58" w:rsidRDefault="00831622" w:rsidP="004728EA">
            <w:pPr>
              <w:rPr>
                <w:b/>
              </w:rPr>
            </w:pPr>
            <w:r w:rsidRPr="000B3F58">
              <w:rPr>
                <w:b/>
              </w:rPr>
              <w:t>Chuyên ngành</w:t>
            </w:r>
          </w:p>
        </w:tc>
        <w:tc>
          <w:tcPr>
            <w:tcW w:w="3150" w:type="dxa"/>
          </w:tcPr>
          <w:p w14:paraId="2837CD61" w14:textId="77777777" w:rsidR="00831622" w:rsidRPr="000B3F58" w:rsidRDefault="00831622" w:rsidP="004728EA">
            <w:pPr>
              <w:rPr>
                <w:b/>
              </w:rPr>
            </w:pPr>
            <w:r w:rsidRPr="000B3F58">
              <w:rPr>
                <w:b/>
              </w:rPr>
              <w:t>Khoa học máy tính</w:t>
            </w:r>
          </w:p>
        </w:tc>
      </w:tr>
      <w:tr w:rsidR="00831622" w:rsidRPr="000B3F58" w14:paraId="2C3A2F7A" w14:textId="77777777" w:rsidTr="004728EA">
        <w:tc>
          <w:tcPr>
            <w:tcW w:w="3150" w:type="dxa"/>
          </w:tcPr>
          <w:p w14:paraId="39DB8B1C" w14:textId="77777777" w:rsidR="00831622" w:rsidRPr="000B3F58" w:rsidRDefault="00831622" w:rsidP="004728EA">
            <w:pPr>
              <w:rPr>
                <w:b/>
              </w:rPr>
            </w:pPr>
            <w:r w:rsidRPr="000B3F58">
              <w:rPr>
                <w:b/>
              </w:rPr>
              <w:t>Khóa học</w:t>
            </w:r>
          </w:p>
        </w:tc>
        <w:tc>
          <w:tcPr>
            <w:tcW w:w="3150" w:type="dxa"/>
          </w:tcPr>
          <w:p w14:paraId="367471B0" w14:textId="77777777" w:rsidR="00831622" w:rsidRPr="000B3F58" w:rsidRDefault="00831622" w:rsidP="004728EA">
            <w:pPr>
              <w:rPr>
                <w:b/>
              </w:rPr>
            </w:pPr>
            <w:r w:rsidRPr="000B3F58">
              <w:rPr>
                <w:b/>
              </w:rPr>
              <w:t>K41</w:t>
            </w:r>
          </w:p>
        </w:tc>
      </w:tr>
      <w:tr w:rsidR="00831622" w:rsidRPr="000B3F58" w14:paraId="62EBA66D" w14:textId="77777777" w:rsidTr="004728EA">
        <w:tc>
          <w:tcPr>
            <w:tcW w:w="3150" w:type="dxa"/>
          </w:tcPr>
          <w:p w14:paraId="4F3C1A2F" w14:textId="77777777" w:rsidR="00831622" w:rsidRPr="000B3F58" w:rsidRDefault="00831622" w:rsidP="004728EA">
            <w:pPr>
              <w:rPr>
                <w:b/>
              </w:rPr>
            </w:pPr>
          </w:p>
        </w:tc>
        <w:tc>
          <w:tcPr>
            <w:tcW w:w="3150" w:type="dxa"/>
          </w:tcPr>
          <w:p w14:paraId="4FC5661F" w14:textId="77777777" w:rsidR="00831622" w:rsidRPr="000B3F58" w:rsidRDefault="00831622" w:rsidP="004728EA">
            <w:pPr>
              <w:rPr>
                <w:b/>
              </w:rPr>
            </w:pPr>
          </w:p>
        </w:tc>
      </w:tr>
      <w:tr w:rsidR="00831622" w:rsidRPr="000B3F58" w14:paraId="2A3331A5" w14:textId="77777777" w:rsidTr="004728EA">
        <w:tc>
          <w:tcPr>
            <w:tcW w:w="3150" w:type="dxa"/>
          </w:tcPr>
          <w:p w14:paraId="055C8469" w14:textId="77777777" w:rsidR="00831622" w:rsidRPr="000B3F58" w:rsidRDefault="00831622" w:rsidP="004728EA">
            <w:pPr>
              <w:rPr>
                <w:b/>
              </w:rPr>
            </w:pPr>
            <w:r w:rsidRPr="000B3F58">
              <w:rPr>
                <w:b/>
              </w:rPr>
              <w:t>Người hướng dẫn</w:t>
            </w:r>
          </w:p>
        </w:tc>
        <w:tc>
          <w:tcPr>
            <w:tcW w:w="3150" w:type="dxa"/>
          </w:tcPr>
          <w:p w14:paraId="49505755" w14:textId="77777777" w:rsidR="00831622" w:rsidRPr="000B3F58" w:rsidRDefault="00831622" w:rsidP="004728EA">
            <w:pPr>
              <w:rPr>
                <w:b/>
              </w:rPr>
            </w:pPr>
            <w:r w:rsidRPr="000B3F58">
              <w:rPr>
                <w:b/>
              </w:rPr>
              <w:t>TS. Lê Xuân Vinh</w:t>
            </w:r>
          </w:p>
        </w:tc>
      </w:tr>
      <w:tr w:rsidR="00831622" w:rsidRPr="000B3F58" w14:paraId="3F60A3FE" w14:textId="77777777" w:rsidTr="004728EA">
        <w:tc>
          <w:tcPr>
            <w:tcW w:w="3150" w:type="dxa"/>
          </w:tcPr>
          <w:p w14:paraId="090451A6" w14:textId="77777777" w:rsidR="00831622" w:rsidRPr="000B3F58" w:rsidRDefault="00831622" w:rsidP="004728EA">
            <w:pPr>
              <w:rPr>
                <w:b/>
              </w:rPr>
            </w:pPr>
          </w:p>
        </w:tc>
        <w:tc>
          <w:tcPr>
            <w:tcW w:w="3150" w:type="dxa"/>
          </w:tcPr>
          <w:p w14:paraId="05BD0475" w14:textId="77777777" w:rsidR="00831622" w:rsidRPr="000B3F58" w:rsidRDefault="00831622" w:rsidP="004728EA">
            <w:pPr>
              <w:rPr>
                <w:b/>
              </w:rPr>
            </w:pPr>
          </w:p>
        </w:tc>
      </w:tr>
    </w:tbl>
    <w:p w14:paraId="7980168B" w14:textId="77777777" w:rsidR="00831622" w:rsidRPr="000B3F58" w:rsidRDefault="00831622" w:rsidP="00831622">
      <w:pPr>
        <w:spacing w:after="0" w:line="240" w:lineRule="auto"/>
        <w:jc w:val="center"/>
        <w:rPr>
          <w:b/>
          <w:sz w:val="18"/>
          <w:szCs w:val="18"/>
        </w:rPr>
      </w:pPr>
    </w:p>
    <w:p w14:paraId="41EDD971" w14:textId="77777777" w:rsidR="00831622" w:rsidRPr="000B3F58" w:rsidRDefault="00831622" w:rsidP="00831622">
      <w:pPr>
        <w:spacing w:after="0" w:line="240" w:lineRule="auto"/>
        <w:jc w:val="center"/>
        <w:rPr>
          <w:b/>
          <w:sz w:val="18"/>
          <w:szCs w:val="18"/>
        </w:rPr>
      </w:pPr>
    </w:p>
    <w:p w14:paraId="5CBBA322" w14:textId="77777777" w:rsidR="00831622" w:rsidRPr="000B3F58" w:rsidRDefault="00831622" w:rsidP="00831622">
      <w:pPr>
        <w:spacing w:after="0" w:line="240" w:lineRule="auto"/>
        <w:jc w:val="center"/>
        <w:rPr>
          <w:b/>
          <w:sz w:val="18"/>
          <w:szCs w:val="18"/>
        </w:rPr>
      </w:pPr>
    </w:p>
    <w:p w14:paraId="256E3C73" w14:textId="77777777" w:rsidR="00831622" w:rsidRPr="000B3F58" w:rsidRDefault="00831622" w:rsidP="00831622">
      <w:pPr>
        <w:spacing w:after="0" w:line="240" w:lineRule="auto"/>
        <w:jc w:val="center"/>
        <w:rPr>
          <w:b/>
          <w:sz w:val="18"/>
          <w:szCs w:val="18"/>
        </w:rPr>
      </w:pPr>
    </w:p>
    <w:p w14:paraId="1111CD3D" w14:textId="77777777" w:rsidR="00831622" w:rsidRPr="000B3F58" w:rsidRDefault="00831622" w:rsidP="00831622">
      <w:pPr>
        <w:spacing w:after="0" w:line="240" w:lineRule="auto"/>
        <w:jc w:val="center"/>
        <w:rPr>
          <w:b/>
          <w:sz w:val="18"/>
          <w:szCs w:val="18"/>
        </w:rPr>
      </w:pPr>
    </w:p>
    <w:p w14:paraId="72FB5F3E" w14:textId="77777777" w:rsidR="00831622" w:rsidRPr="000B3F58" w:rsidRDefault="00831622" w:rsidP="00831622">
      <w:pPr>
        <w:spacing w:after="0" w:line="240" w:lineRule="auto"/>
        <w:jc w:val="center"/>
        <w:rPr>
          <w:b/>
          <w:sz w:val="18"/>
          <w:szCs w:val="18"/>
        </w:rPr>
      </w:pPr>
    </w:p>
    <w:p w14:paraId="3081D5AB" w14:textId="77777777" w:rsidR="00831622" w:rsidRPr="000B3F58" w:rsidRDefault="00831622" w:rsidP="00831622">
      <w:pPr>
        <w:spacing w:after="0" w:line="240" w:lineRule="auto"/>
        <w:jc w:val="center"/>
        <w:rPr>
          <w:b/>
          <w:sz w:val="18"/>
          <w:szCs w:val="18"/>
        </w:rPr>
      </w:pPr>
    </w:p>
    <w:p w14:paraId="7FEEDC9B" w14:textId="77777777" w:rsidR="00831622" w:rsidRPr="000B3F58" w:rsidRDefault="00831622" w:rsidP="00831622">
      <w:pPr>
        <w:spacing w:after="0" w:line="240" w:lineRule="auto"/>
        <w:jc w:val="center"/>
        <w:rPr>
          <w:b/>
          <w:sz w:val="18"/>
          <w:szCs w:val="18"/>
        </w:rPr>
      </w:pPr>
    </w:p>
    <w:p w14:paraId="09921E33" w14:textId="77777777" w:rsidR="00831622" w:rsidRPr="000B3F58" w:rsidRDefault="00831622" w:rsidP="00831622">
      <w:pPr>
        <w:spacing w:line="240" w:lineRule="auto"/>
        <w:jc w:val="center"/>
        <w:rPr>
          <w:b/>
        </w:rPr>
      </w:pPr>
      <w:r w:rsidRPr="000B3F58">
        <w:rPr>
          <w:b/>
        </w:rPr>
        <w:t>Quy Nhơn, tháng 11 năm 2021</w:t>
      </w:r>
    </w:p>
    <w:p w14:paraId="459D2F9E" w14:textId="616F2EC7" w:rsidR="00831622" w:rsidRPr="000B3F58" w:rsidDel="00780999" w:rsidRDefault="00780999" w:rsidP="00780999">
      <w:pPr>
        <w:spacing w:line="240" w:lineRule="auto"/>
        <w:rPr>
          <w:del w:id="0" w:author="Hoai" w:date="2022-10-23T18:27:00Z"/>
          <w:b/>
        </w:rPr>
      </w:pPr>
      <w:r w:rsidRPr="000B3F58">
        <w:rPr>
          <w:b/>
        </w:rPr>
        <w:t>Ung minh hoài</w:t>
      </w:r>
    </w:p>
    <w:p w14:paraId="3A3896DE" w14:textId="77777777" w:rsidR="00831622" w:rsidRPr="000B3F58" w:rsidRDefault="00831622" w:rsidP="00831622">
      <w:pPr>
        <w:rPr>
          <w:b/>
        </w:rPr>
      </w:pPr>
      <w:r w:rsidRPr="000B3F58">
        <w:rPr>
          <w:b/>
        </w:rPr>
        <w:br w:type="page"/>
      </w:r>
      <w:r w:rsidRPr="000B3F58">
        <w:rPr>
          <w:b/>
          <w:noProof/>
          <w:lang w:val="en-GB" w:eastAsia="en-GB"/>
        </w:rPr>
        <w:lastRenderedPageBreak/>
        <mc:AlternateContent>
          <mc:Choice Requires="wps">
            <w:drawing>
              <wp:anchor distT="0" distB="0" distL="114300" distR="114300" simplePos="0" relativeHeight="251659264" behindDoc="0" locked="0" layoutInCell="1" allowOverlap="1" wp14:anchorId="646D5088" wp14:editId="50B75669">
                <wp:simplePos x="0" y="0"/>
                <wp:positionH relativeFrom="margin">
                  <wp:posOffset>-173124</wp:posOffset>
                </wp:positionH>
                <wp:positionV relativeFrom="paragraph">
                  <wp:posOffset>-10853</wp:posOffset>
                </wp:positionV>
                <wp:extent cx="6414539" cy="8688532"/>
                <wp:effectExtent l="19050" t="19050" r="43815" b="3683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539" cy="8688532"/>
                        </a:xfrm>
                        <a:prstGeom prst="rect">
                          <a:avLst/>
                        </a:prstGeom>
                        <a:solidFill>
                          <a:srgbClr val="FFFFFF"/>
                        </a:solidFill>
                        <a:ln w="57150" cmpd="thickThin">
                          <a:solidFill>
                            <a:srgbClr val="000000"/>
                          </a:solidFill>
                          <a:miter lim="800000"/>
                          <a:headEnd/>
                          <a:tailEnd/>
                        </a:ln>
                      </wps:spPr>
                      <wps:txbx>
                        <w:txbxContent>
                          <w:p w14:paraId="0001B6C9" w14:textId="77777777" w:rsidR="004728EA" w:rsidRDefault="004728EA" w:rsidP="00831622">
                            <w:pPr>
                              <w:spacing w:line="240" w:lineRule="auto"/>
                              <w:jc w:val="center"/>
                              <w:rPr>
                                <w:b/>
                                <w:bCs/>
                              </w:rPr>
                            </w:pPr>
                            <w:r w:rsidRPr="00A57BE2">
                              <w:rPr>
                                <w:b/>
                                <w:bCs/>
                              </w:rPr>
                              <w:t>TRƯỜNG ĐẠI HỌC QUY NHƠN</w:t>
                            </w:r>
                          </w:p>
                          <w:p w14:paraId="5CCDF151" w14:textId="77777777" w:rsidR="004728EA" w:rsidRDefault="004728EA" w:rsidP="00831622">
                            <w:pPr>
                              <w:spacing w:line="240" w:lineRule="auto"/>
                              <w:jc w:val="center"/>
                            </w:pPr>
                            <w:r w:rsidRPr="00A57BE2">
                              <w:t>KHOA CÔNG NGHỆ THÔNG TIN</w:t>
                            </w:r>
                          </w:p>
                          <w:p w14:paraId="63AFA863" w14:textId="77777777" w:rsidR="004728EA" w:rsidRDefault="004728EA" w:rsidP="00831622">
                            <w:pPr>
                              <w:spacing w:after="0" w:line="240" w:lineRule="auto"/>
                              <w:jc w:val="center"/>
                              <w:rPr>
                                <w:b/>
                                <w:sz w:val="18"/>
                              </w:rPr>
                            </w:pPr>
                          </w:p>
                          <w:p w14:paraId="64DBBE3F" w14:textId="77777777" w:rsidR="004728EA" w:rsidRDefault="004728EA" w:rsidP="00831622">
                            <w:pPr>
                              <w:spacing w:after="0" w:line="240" w:lineRule="auto"/>
                              <w:jc w:val="center"/>
                              <w:rPr>
                                <w:b/>
                                <w:sz w:val="18"/>
                              </w:rPr>
                            </w:pPr>
                          </w:p>
                          <w:p w14:paraId="5D1E6062" w14:textId="77777777" w:rsidR="004728EA" w:rsidRPr="004665CA" w:rsidRDefault="004728EA" w:rsidP="00831622">
                            <w:pPr>
                              <w:spacing w:after="0" w:line="240" w:lineRule="auto"/>
                              <w:jc w:val="center"/>
                              <w:rPr>
                                <w:b/>
                                <w:sz w:val="18"/>
                              </w:rPr>
                            </w:pPr>
                          </w:p>
                          <w:p w14:paraId="71648636" w14:textId="77777777" w:rsidR="004728EA" w:rsidRDefault="004728EA" w:rsidP="00831622">
                            <w:pPr>
                              <w:spacing w:after="0" w:line="240" w:lineRule="auto"/>
                              <w:jc w:val="center"/>
                            </w:pPr>
                            <w:r>
                              <w:rPr>
                                <w:noProof/>
                                <w:lang w:val="en-GB" w:eastAsia="en-GB"/>
                              </w:rPr>
                              <w:drawing>
                                <wp:inline distT="0" distB="0" distL="0" distR="0" wp14:anchorId="5BB77C38" wp14:editId="29255114">
                                  <wp:extent cx="2120900" cy="2051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87DB410" w14:textId="77777777" w:rsidR="004728EA" w:rsidRDefault="004728EA" w:rsidP="00831622">
                            <w:pPr>
                              <w:spacing w:after="0" w:line="240" w:lineRule="auto"/>
                              <w:jc w:val="center"/>
                              <w:rPr>
                                <w:b/>
                                <w:sz w:val="18"/>
                                <w:szCs w:val="18"/>
                              </w:rPr>
                            </w:pPr>
                          </w:p>
                          <w:p w14:paraId="497199C3" w14:textId="77777777" w:rsidR="004728EA" w:rsidRDefault="004728EA" w:rsidP="00831622">
                            <w:pPr>
                              <w:spacing w:after="0" w:line="240" w:lineRule="auto"/>
                              <w:jc w:val="center"/>
                              <w:rPr>
                                <w:b/>
                                <w:sz w:val="18"/>
                                <w:szCs w:val="18"/>
                              </w:rPr>
                            </w:pPr>
                          </w:p>
                          <w:p w14:paraId="2624A06A" w14:textId="77777777" w:rsidR="004728EA" w:rsidRDefault="004728EA" w:rsidP="00831622">
                            <w:pPr>
                              <w:spacing w:after="0" w:line="240" w:lineRule="auto"/>
                              <w:jc w:val="center"/>
                              <w:rPr>
                                <w:sz w:val="18"/>
                                <w:szCs w:val="18"/>
                              </w:rPr>
                            </w:pPr>
                          </w:p>
                          <w:p w14:paraId="662ABC6D" w14:textId="77777777" w:rsidR="004728EA" w:rsidRDefault="004728EA" w:rsidP="00831622">
                            <w:pPr>
                              <w:spacing w:line="240" w:lineRule="auto"/>
                              <w:jc w:val="center"/>
                            </w:pPr>
                            <w:r>
                              <w:t>ĐỀ CƯƠNG</w:t>
                            </w:r>
                          </w:p>
                          <w:p w14:paraId="108B8B1A" w14:textId="77777777" w:rsidR="004728EA" w:rsidRDefault="004728EA" w:rsidP="00831622">
                            <w:pPr>
                              <w:spacing w:line="240" w:lineRule="auto"/>
                              <w:jc w:val="center"/>
                            </w:pPr>
                            <w:r>
                              <w:t>KHÓA LUẬN TỐT NGHIỆP</w:t>
                            </w:r>
                          </w:p>
                          <w:p w14:paraId="54640E54" w14:textId="6B8C416E" w:rsidR="004728EA" w:rsidRDefault="004728EA" w:rsidP="00831622">
                            <w:pPr>
                              <w:spacing w:line="240" w:lineRule="auto"/>
                              <w:jc w:val="center"/>
                            </w:pPr>
                            <w:r>
                              <w:t xml:space="preserve">ỨNG DỤNG DEEP-LEARNING TRONG TÓM TẮT VĂN BẢN TIẾNG VIỆT </w:t>
                            </w:r>
                          </w:p>
                          <w:p w14:paraId="1D869AF6" w14:textId="77777777" w:rsidR="004728EA" w:rsidRDefault="004728EA" w:rsidP="00831622">
                            <w:pPr>
                              <w:spacing w:line="240" w:lineRule="auto"/>
                              <w:jc w:val="center"/>
                            </w:pPr>
                          </w:p>
                          <w:p w14:paraId="4FF39F2A" w14:textId="77777777" w:rsidR="004728EA" w:rsidRDefault="004728EA" w:rsidP="00831622">
                            <w:pPr>
                              <w:spacing w:line="240" w:lineRule="auto"/>
                              <w:jc w:val="center"/>
                            </w:pPr>
                          </w:p>
                          <w:p w14:paraId="502DF941" w14:textId="77777777" w:rsidR="004728EA" w:rsidRDefault="004728EA" w:rsidP="00831622">
                            <w:pPr>
                              <w:spacing w:line="240" w:lineRule="auto"/>
                              <w:jc w:val="center"/>
                            </w:pPr>
                          </w:p>
                          <w:p w14:paraId="0EC01B24"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63B181AE" w14:textId="77777777" w:rsidTr="004728EA">
                              <w:tc>
                                <w:tcPr>
                                  <w:tcW w:w="3150" w:type="dxa"/>
                                </w:tcPr>
                                <w:p w14:paraId="7ADDF676" w14:textId="77777777" w:rsidR="004728EA" w:rsidRDefault="004728EA" w:rsidP="004728EA">
                                  <w:r>
                                    <w:t>Sinh viên</w:t>
                                  </w:r>
                                </w:p>
                              </w:tc>
                              <w:tc>
                                <w:tcPr>
                                  <w:tcW w:w="3150" w:type="dxa"/>
                                </w:tcPr>
                                <w:p w14:paraId="30450A86" w14:textId="189BAD89" w:rsidR="004728EA" w:rsidRDefault="004728EA" w:rsidP="004728EA">
                                  <w:r>
                                    <w:t>Ung Minh Hoài</w:t>
                                  </w:r>
                                </w:p>
                              </w:tc>
                            </w:tr>
                            <w:tr w:rsidR="004728EA" w14:paraId="4E25EE0D" w14:textId="77777777" w:rsidTr="004728EA">
                              <w:tc>
                                <w:tcPr>
                                  <w:tcW w:w="3150" w:type="dxa"/>
                                </w:tcPr>
                                <w:p w14:paraId="2BC8E999" w14:textId="77777777" w:rsidR="004728EA" w:rsidRDefault="004728EA" w:rsidP="004728EA">
                                  <w:r>
                                    <w:t>Chuyên ngành</w:t>
                                  </w:r>
                                </w:p>
                              </w:tc>
                              <w:tc>
                                <w:tcPr>
                                  <w:tcW w:w="3150" w:type="dxa"/>
                                </w:tcPr>
                                <w:p w14:paraId="55B64FF3" w14:textId="77777777" w:rsidR="004728EA" w:rsidRDefault="004728EA" w:rsidP="004728EA">
                                  <w:r>
                                    <w:t>Khoa học máy tính</w:t>
                                  </w:r>
                                </w:p>
                              </w:tc>
                            </w:tr>
                            <w:tr w:rsidR="004728EA" w14:paraId="0CA296A8" w14:textId="77777777" w:rsidTr="004728EA">
                              <w:tc>
                                <w:tcPr>
                                  <w:tcW w:w="3150" w:type="dxa"/>
                                </w:tcPr>
                                <w:p w14:paraId="202A3B39" w14:textId="77777777" w:rsidR="004728EA" w:rsidRDefault="004728EA" w:rsidP="004728EA"/>
                              </w:tc>
                              <w:tc>
                                <w:tcPr>
                                  <w:tcW w:w="3150" w:type="dxa"/>
                                </w:tcPr>
                                <w:p w14:paraId="0F2EACA9" w14:textId="77777777" w:rsidR="004728EA" w:rsidRDefault="004728EA" w:rsidP="004728EA"/>
                              </w:tc>
                            </w:tr>
                            <w:tr w:rsidR="004728EA" w14:paraId="4417B77C" w14:textId="77777777" w:rsidTr="004728EA">
                              <w:tc>
                                <w:tcPr>
                                  <w:tcW w:w="3150" w:type="dxa"/>
                                </w:tcPr>
                                <w:p w14:paraId="547A548A" w14:textId="77777777" w:rsidR="004728EA" w:rsidRDefault="004728EA" w:rsidP="004728EA">
                                  <w:r>
                                    <w:t>Người hướng dẫn</w:t>
                                  </w:r>
                                </w:p>
                              </w:tc>
                              <w:tc>
                                <w:tcPr>
                                  <w:tcW w:w="3150" w:type="dxa"/>
                                </w:tcPr>
                                <w:p w14:paraId="740A2419" w14:textId="1885430D" w:rsidR="004728EA" w:rsidRDefault="004728EA" w:rsidP="00CB7882">
                                  <w:r>
                                    <w:t>TS. Lê Xuân Việt</w:t>
                                  </w:r>
                                </w:p>
                              </w:tc>
                            </w:tr>
                            <w:tr w:rsidR="004728EA" w14:paraId="114828CE" w14:textId="77777777" w:rsidTr="004728EA">
                              <w:tc>
                                <w:tcPr>
                                  <w:tcW w:w="3150" w:type="dxa"/>
                                </w:tcPr>
                                <w:p w14:paraId="5CE6F92B" w14:textId="77777777" w:rsidR="004728EA" w:rsidRDefault="004728EA" w:rsidP="004728EA"/>
                              </w:tc>
                              <w:tc>
                                <w:tcPr>
                                  <w:tcW w:w="3150" w:type="dxa"/>
                                </w:tcPr>
                                <w:p w14:paraId="23F1E0C2" w14:textId="77777777" w:rsidR="004728EA" w:rsidRDefault="004728EA" w:rsidP="004728EA"/>
                              </w:tc>
                            </w:tr>
                          </w:tbl>
                          <w:p w14:paraId="18520E67" w14:textId="77777777" w:rsidR="004728EA" w:rsidRPr="00AD5508" w:rsidRDefault="004728EA" w:rsidP="00831622">
                            <w:pPr>
                              <w:spacing w:after="0" w:line="240" w:lineRule="auto"/>
                              <w:jc w:val="center"/>
                              <w:rPr>
                                <w:b/>
                                <w:sz w:val="18"/>
                                <w:szCs w:val="18"/>
                              </w:rPr>
                            </w:pPr>
                          </w:p>
                          <w:p w14:paraId="1EFF354D" w14:textId="77777777" w:rsidR="004728EA" w:rsidRDefault="004728EA" w:rsidP="00831622">
                            <w:pPr>
                              <w:spacing w:after="0" w:line="240" w:lineRule="auto"/>
                              <w:jc w:val="center"/>
                              <w:rPr>
                                <w:sz w:val="18"/>
                                <w:szCs w:val="18"/>
                              </w:rPr>
                            </w:pPr>
                          </w:p>
                          <w:p w14:paraId="3FAC8112" w14:textId="77777777" w:rsidR="004728EA" w:rsidRDefault="004728EA" w:rsidP="00831622">
                            <w:pPr>
                              <w:spacing w:after="0" w:line="240" w:lineRule="auto"/>
                              <w:jc w:val="center"/>
                              <w:rPr>
                                <w:sz w:val="18"/>
                                <w:szCs w:val="18"/>
                              </w:rPr>
                            </w:pPr>
                          </w:p>
                          <w:p w14:paraId="57E06EEC" w14:textId="77777777" w:rsidR="004728EA" w:rsidRDefault="004728EA" w:rsidP="00831622">
                            <w:pPr>
                              <w:spacing w:after="0" w:line="240" w:lineRule="auto"/>
                              <w:jc w:val="center"/>
                              <w:rPr>
                                <w:sz w:val="18"/>
                                <w:szCs w:val="18"/>
                              </w:rPr>
                            </w:pPr>
                          </w:p>
                          <w:p w14:paraId="580C3657" w14:textId="77777777" w:rsidR="004728EA" w:rsidRDefault="004728EA" w:rsidP="00831622">
                            <w:pPr>
                              <w:spacing w:after="0" w:line="240" w:lineRule="auto"/>
                              <w:jc w:val="center"/>
                              <w:rPr>
                                <w:sz w:val="18"/>
                                <w:szCs w:val="18"/>
                              </w:rPr>
                            </w:pPr>
                          </w:p>
                          <w:p w14:paraId="678D82F1" w14:textId="77777777" w:rsidR="004728EA" w:rsidRDefault="004728EA" w:rsidP="00831622">
                            <w:pPr>
                              <w:spacing w:after="0" w:line="240" w:lineRule="auto"/>
                              <w:jc w:val="center"/>
                              <w:rPr>
                                <w:sz w:val="18"/>
                                <w:szCs w:val="18"/>
                              </w:rPr>
                            </w:pPr>
                          </w:p>
                          <w:p w14:paraId="3AE54180" w14:textId="77777777" w:rsidR="004728EA" w:rsidRDefault="004728EA" w:rsidP="00831622">
                            <w:pPr>
                              <w:spacing w:after="0" w:line="240" w:lineRule="auto"/>
                              <w:jc w:val="center"/>
                              <w:rPr>
                                <w:sz w:val="18"/>
                                <w:szCs w:val="18"/>
                              </w:rPr>
                            </w:pPr>
                          </w:p>
                          <w:p w14:paraId="080E9F33" w14:textId="77777777" w:rsidR="004728EA" w:rsidRDefault="004728EA" w:rsidP="00831622">
                            <w:pPr>
                              <w:spacing w:after="0" w:line="240" w:lineRule="auto"/>
                              <w:jc w:val="center"/>
                              <w:rPr>
                                <w:sz w:val="18"/>
                                <w:szCs w:val="18"/>
                              </w:rPr>
                            </w:pPr>
                          </w:p>
                          <w:p w14:paraId="33FE16E2" w14:textId="77777777" w:rsidR="004728EA" w:rsidRDefault="004728EA" w:rsidP="00831622">
                            <w:pPr>
                              <w:spacing w:after="0" w:line="240" w:lineRule="auto"/>
                              <w:jc w:val="center"/>
                              <w:rPr>
                                <w:sz w:val="18"/>
                                <w:szCs w:val="18"/>
                              </w:rPr>
                            </w:pPr>
                          </w:p>
                          <w:p w14:paraId="35C0AE26" w14:textId="4CE53FF9" w:rsidR="004728EA" w:rsidRDefault="004728EA" w:rsidP="00831622">
                            <w:pPr>
                              <w:spacing w:line="240" w:lineRule="auto"/>
                              <w:jc w:val="center"/>
                            </w:pPr>
                            <w:r>
                              <w:t>Quy Nhơn, tháng 10 năm 2022</w:t>
                            </w:r>
                          </w:p>
                          <w:p w14:paraId="3BE5BDAC" w14:textId="77777777" w:rsidR="004728EA" w:rsidRPr="00FA2C7F" w:rsidRDefault="004728EA"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D5088" id="Text Box 6" o:spid="_x0000_s1027" type="#_x0000_t202" style="position:absolute;margin-left:-13.65pt;margin-top:-.85pt;width:505.1pt;height:684.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" strokeweight="4.5pt">
                <v:stroke linestyle="thickThin"/>
                <v:textbox>
                  <w:txbxContent>
                    <w:p w14:paraId="0001B6C9" w14:textId="77777777" w:rsidR="004728EA" w:rsidRDefault="004728EA" w:rsidP="00831622">
                      <w:pPr>
                        <w:spacing w:line="240" w:lineRule="auto"/>
                        <w:jc w:val="center"/>
                        <w:rPr>
                          <w:b/>
                          <w:bCs/>
                        </w:rPr>
                      </w:pPr>
                      <w:r w:rsidRPr="00A57BE2">
                        <w:rPr>
                          <w:b/>
                          <w:bCs/>
                        </w:rPr>
                        <w:t>TRƯỜNG ĐẠI HỌC QUY NHƠN</w:t>
                      </w:r>
                    </w:p>
                    <w:p w14:paraId="5CCDF151" w14:textId="77777777" w:rsidR="004728EA" w:rsidRDefault="004728EA" w:rsidP="00831622">
                      <w:pPr>
                        <w:spacing w:line="240" w:lineRule="auto"/>
                        <w:jc w:val="center"/>
                      </w:pPr>
                      <w:r w:rsidRPr="00A57BE2">
                        <w:t>KHOA CÔNG NGHỆ THÔNG TIN</w:t>
                      </w:r>
                    </w:p>
                    <w:p w14:paraId="63AFA863" w14:textId="77777777" w:rsidR="004728EA" w:rsidRDefault="004728EA" w:rsidP="00831622">
                      <w:pPr>
                        <w:spacing w:after="0" w:line="240" w:lineRule="auto"/>
                        <w:jc w:val="center"/>
                        <w:rPr>
                          <w:b/>
                          <w:sz w:val="18"/>
                        </w:rPr>
                      </w:pPr>
                    </w:p>
                    <w:p w14:paraId="64DBBE3F" w14:textId="77777777" w:rsidR="004728EA" w:rsidRDefault="004728EA" w:rsidP="00831622">
                      <w:pPr>
                        <w:spacing w:after="0" w:line="240" w:lineRule="auto"/>
                        <w:jc w:val="center"/>
                        <w:rPr>
                          <w:b/>
                          <w:sz w:val="18"/>
                        </w:rPr>
                      </w:pPr>
                    </w:p>
                    <w:p w14:paraId="5D1E6062" w14:textId="77777777" w:rsidR="004728EA" w:rsidRPr="004665CA" w:rsidRDefault="004728EA" w:rsidP="00831622">
                      <w:pPr>
                        <w:spacing w:after="0" w:line="240" w:lineRule="auto"/>
                        <w:jc w:val="center"/>
                        <w:rPr>
                          <w:b/>
                          <w:sz w:val="18"/>
                        </w:rPr>
                      </w:pPr>
                    </w:p>
                    <w:p w14:paraId="71648636" w14:textId="77777777" w:rsidR="004728EA" w:rsidRDefault="004728EA" w:rsidP="00831622">
                      <w:pPr>
                        <w:spacing w:after="0" w:line="240" w:lineRule="auto"/>
                        <w:jc w:val="center"/>
                      </w:pPr>
                      <w:r>
                        <w:rPr>
                          <w:noProof/>
                          <w:lang w:val="en-GB" w:eastAsia="en-GB"/>
                        </w:rPr>
                        <w:drawing>
                          <wp:inline distT="0" distB="0" distL="0" distR="0" wp14:anchorId="5BB77C38" wp14:editId="29255114">
                            <wp:extent cx="2120900" cy="2051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87DB410" w14:textId="77777777" w:rsidR="004728EA" w:rsidRDefault="004728EA" w:rsidP="00831622">
                      <w:pPr>
                        <w:spacing w:after="0" w:line="240" w:lineRule="auto"/>
                        <w:jc w:val="center"/>
                        <w:rPr>
                          <w:b/>
                          <w:sz w:val="18"/>
                          <w:szCs w:val="18"/>
                        </w:rPr>
                      </w:pPr>
                    </w:p>
                    <w:p w14:paraId="497199C3" w14:textId="77777777" w:rsidR="004728EA" w:rsidRDefault="004728EA" w:rsidP="00831622">
                      <w:pPr>
                        <w:spacing w:after="0" w:line="240" w:lineRule="auto"/>
                        <w:jc w:val="center"/>
                        <w:rPr>
                          <w:b/>
                          <w:sz w:val="18"/>
                          <w:szCs w:val="18"/>
                        </w:rPr>
                      </w:pPr>
                    </w:p>
                    <w:p w14:paraId="2624A06A" w14:textId="77777777" w:rsidR="004728EA" w:rsidRDefault="004728EA" w:rsidP="00831622">
                      <w:pPr>
                        <w:spacing w:after="0" w:line="240" w:lineRule="auto"/>
                        <w:jc w:val="center"/>
                        <w:rPr>
                          <w:sz w:val="18"/>
                          <w:szCs w:val="18"/>
                        </w:rPr>
                      </w:pPr>
                    </w:p>
                    <w:p w14:paraId="662ABC6D" w14:textId="77777777" w:rsidR="004728EA" w:rsidRDefault="004728EA" w:rsidP="00831622">
                      <w:pPr>
                        <w:spacing w:line="240" w:lineRule="auto"/>
                        <w:jc w:val="center"/>
                      </w:pPr>
                      <w:r>
                        <w:t>ĐỀ CƯƠNG</w:t>
                      </w:r>
                    </w:p>
                    <w:p w14:paraId="108B8B1A" w14:textId="77777777" w:rsidR="004728EA" w:rsidRDefault="004728EA" w:rsidP="00831622">
                      <w:pPr>
                        <w:spacing w:line="240" w:lineRule="auto"/>
                        <w:jc w:val="center"/>
                      </w:pPr>
                      <w:r>
                        <w:t>KHÓA LUẬN TỐT NGHIỆP</w:t>
                      </w:r>
                    </w:p>
                    <w:p w14:paraId="54640E54" w14:textId="6B8C416E" w:rsidR="004728EA" w:rsidRDefault="004728EA" w:rsidP="00831622">
                      <w:pPr>
                        <w:spacing w:line="240" w:lineRule="auto"/>
                        <w:jc w:val="center"/>
                      </w:pPr>
                      <w:r>
                        <w:t xml:space="preserve">ỨNG DỤNG DEEP-LEARNING TRONG TÓM TẮT VĂN BẢN TIẾNG VIỆT </w:t>
                      </w:r>
                    </w:p>
                    <w:p w14:paraId="1D869AF6" w14:textId="77777777" w:rsidR="004728EA" w:rsidRDefault="004728EA" w:rsidP="00831622">
                      <w:pPr>
                        <w:spacing w:line="240" w:lineRule="auto"/>
                        <w:jc w:val="center"/>
                      </w:pPr>
                    </w:p>
                    <w:p w14:paraId="4FF39F2A" w14:textId="77777777" w:rsidR="004728EA" w:rsidRDefault="004728EA" w:rsidP="00831622">
                      <w:pPr>
                        <w:spacing w:line="240" w:lineRule="auto"/>
                        <w:jc w:val="center"/>
                      </w:pPr>
                    </w:p>
                    <w:p w14:paraId="502DF941" w14:textId="77777777" w:rsidR="004728EA" w:rsidRDefault="004728EA" w:rsidP="00831622">
                      <w:pPr>
                        <w:spacing w:line="240" w:lineRule="auto"/>
                        <w:jc w:val="center"/>
                      </w:pPr>
                    </w:p>
                    <w:p w14:paraId="0EC01B24"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63B181AE" w14:textId="77777777" w:rsidTr="004728EA">
                        <w:tc>
                          <w:tcPr>
                            <w:tcW w:w="3150" w:type="dxa"/>
                          </w:tcPr>
                          <w:p w14:paraId="7ADDF676" w14:textId="77777777" w:rsidR="004728EA" w:rsidRDefault="004728EA" w:rsidP="004728EA">
                            <w:r>
                              <w:t>Sinh viên</w:t>
                            </w:r>
                          </w:p>
                        </w:tc>
                        <w:tc>
                          <w:tcPr>
                            <w:tcW w:w="3150" w:type="dxa"/>
                          </w:tcPr>
                          <w:p w14:paraId="30450A86" w14:textId="189BAD89" w:rsidR="004728EA" w:rsidRDefault="004728EA" w:rsidP="004728EA">
                            <w:r>
                              <w:t>Ung Minh Hoài</w:t>
                            </w:r>
                          </w:p>
                        </w:tc>
                      </w:tr>
                      <w:tr w:rsidR="004728EA" w14:paraId="4E25EE0D" w14:textId="77777777" w:rsidTr="004728EA">
                        <w:tc>
                          <w:tcPr>
                            <w:tcW w:w="3150" w:type="dxa"/>
                          </w:tcPr>
                          <w:p w14:paraId="2BC8E999" w14:textId="77777777" w:rsidR="004728EA" w:rsidRDefault="004728EA" w:rsidP="004728EA">
                            <w:r>
                              <w:t>Chuyên ngành</w:t>
                            </w:r>
                          </w:p>
                        </w:tc>
                        <w:tc>
                          <w:tcPr>
                            <w:tcW w:w="3150" w:type="dxa"/>
                          </w:tcPr>
                          <w:p w14:paraId="55B64FF3" w14:textId="77777777" w:rsidR="004728EA" w:rsidRDefault="004728EA" w:rsidP="004728EA">
                            <w:r>
                              <w:t>Khoa học máy tính</w:t>
                            </w:r>
                          </w:p>
                        </w:tc>
                      </w:tr>
                      <w:tr w:rsidR="004728EA" w14:paraId="0CA296A8" w14:textId="77777777" w:rsidTr="004728EA">
                        <w:tc>
                          <w:tcPr>
                            <w:tcW w:w="3150" w:type="dxa"/>
                          </w:tcPr>
                          <w:p w14:paraId="202A3B39" w14:textId="77777777" w:rsidR="004728EA" w:rsidRDefault="004728EA" w:rsidP="004728EA"/>
                        </w:tc>
                        <w:tc>
                          <w:tcPr>
                            <w:tcW w:w="3150" w:type="dxa"/>
                          </w:tcPr>
                          <w:p w14:paraId="0F2EACA9" w14:textId="77777777" w:rsidR="004728EA" w:rsidRDefault="004728EA" w:rsidP="004728EA"/>
                        </w:tc>
                      </w:tr>
                      <w:tr w:rsidR="004728EA" w14:paraId="4417B77C" w14:textId="77777777" w:rsidTr="004728EA">
                        <w:tc>
                          <w:tcPr>
                            <w:tcW w:w="3150" w:type="dxa"/>
                          </w:tcPr>
                          <w:p w14:paraId="547A548A" w14:textId="77777777" w:rsidR="004728EA" w:rsidRDefault="004728EA" w:rsidP="004728EA">
                            <w:r>
                              <w:t>Người hướng dẫn</w:t>
                            </w:r>
                          </w:p>
                        </w:tc>
                        <w:tc>
                          <w:tcPr>
                            <w:tcW w:w="3150" w:type="dxa"/>
                          </w:tcPr>
                          <w:p w14:paraId="740A2419" w14:textId="1885430D" w:rsidR="004728EA" w:rsidRDefault="004728EA" w:rsidP="00CB7882">
                            <w:r>
                              <w:t>TS. Lê Xuân Việt</w:t>
                            </w:r>
                          </w:p>
                        </w:tc>
                      </w:tr>
                      <w:tr w:rsidR="004728EA" w14:paraId="114828CE" w14:textId="77777777" w:rsidTr="004728EA">
                        <w:tc>
                          <w:tcPr>
                            <w:tcW w:w="3150" w:type="dxa"/>
                          </w:tcPr>
                          <w:p w14:paraId="5CE6F92B" w14:textId="77777777" w:rsidR="004728EA" w:rsidRDefault="004728EA" w:rsidP="004728EA"/>
                        </w:tc>
                        <w:tc>
                          <w:tcPr>
                            <w:tcW w:w="3150" w:type="dxa"/>
                          </w:tcPr>
                          <w:p w14:paraId="23F1E0C2" w14:textId="77777777" w:rsidR="004728EA" w:rsidRDefault="004728EA" w:rsidP="004728EA"/>
                        </w:tc>
                      </w:tr>
                    </w:tbl>
                    <w:p w14:paraId="18520E67" w14:textId="77777777" w:rsidR="004728EA" w:rsidRPr="00AD5508" w:rsidRDefault="004728EA" w:rsidP="00831622">
                      <w:pPr>
                        <w:spacing w:after="0" w:line="240" w:lineRule="auto"/>
                        <w:jc w:val="center"/>
                        <w:rPr>
                          <w:b/>
                          <w:sz w:val="18"/>
                          <w:szCs w:val="18"/>
                        </w:rPr>
                      </w:pPr>
                    </w:p>
                    <w:p w14:paraId="1EFF354D" w14:textId="77777777" w:rsidR="004728EA" w:rsidRDefault="004728EA" w:rsidP="00831622">
                      <w:pPr>
                        <w:spacing w:after="0" w:line="240" w:lineRule="auto"/>
                        <w:jc w:val="center"/>
                        <w:rPr>
                          <w:sz w:val="18"/>
                          <w:szCs w:val="18"/>
                        </w:rPr>
                      </w:pPr>
                    </w:p>
                    <w:p w14:paraId="3FAC8112" w14:textId="77777777" w:rsidR="004728EA" w:rsidRDefault="004728EA" w:rsidP="00831622">
                      <w:pPr>
                        <w:spacing w:after="0" w:line="240" w:lineRule="auto"/>
                        <w:jc w:val="center"/>
                        <w:rPr>
                          <w:sz w:val="18"/>
                          <w:szCs w:val="18"/>
                        </w:rPr>
                      </w:pPr>
                    </w:p>
                    <w:p w14:paraId="57E06EEC" w14:textId="77777777" w:rsidR="004728EA" w:rsidRDefault="004728EA" w:rsidP="00831622">
                      <w:pPr>
                        <w:spacing w:after="0" w:line="240" w:lineRule="auto"/>
                        <w:jc w:val="center"/>
                        <w:rPr>
                          <w:sz w:val="18"/>
                          <w:szCs w:val="18"/>
                        </w:rPr>
                      </w:pPr>
                    </w:p>
                    <w:p w14:paraId="580C3657" w14:textId="77777777" w:rsidR="004728EA" w:rsidRDefault="004728EA" w:rsidP="00831622">
                      <w:pPr>
                        <w:spacing w:after="0" w:line="240" w:lineRule="auto"/>
                        <w:jc w:val="center"/>
                        <w:rPr>
                          <w:sz w:val="18"/>
                          <w:szCs w:val="18"/>
                        </w:rPr>
                      </w:pPr>
                    </w:p>
                    <w:p w14:paraId="678D82F1" w14:textId="77777777" w:rsidR="004728EA" w:rsidRDefault="004728EA" w:rsidP="00831622">
                      <w:pPr>
                        <w:spacing w:after="0" w:line="240" w:lineRule="auto"/>
                        <w:jc w:val="center"/>
                        <w:rPr>
                          <w:sz w:val="18"/>
                          <w:szCs w:val="18"/>
                        </w:rPr>
                      </w:pPr>
                    </w:p>
                    <w:p w14:paraId="3AE54180" w14:textId="77777777" w:rsidR="004728EA" w:rsidRDefault="004728EA" w:rsidP="00831622">
                      <w:pPr>
                        <w:spacing w:after="0" w:line="240" w:lineRule="auto"/>
                        <w:jc w:val="center"/>
                        <w:rPr>
                          <w:sz w:val="18"/>
                          <w:szCs w:val="18"/>
                        </w:rPr>
                      </w:pPr>
                    </w:p>
                    <w:p w14:paraId="080E9F33" w14:textId="77777777" w:rsidR="004728EA" w:rsidRDefault="004728EA" w:rsidP="00831622">
                      <w:pPr>
                        <w:spacing w:after="0" w:line="240" w:lineRule="auto"/>
                        <w:jc w:val="center"/>
                        <w:rPr>
                          <w:sz w:val="18"/>
                          <w:szCs w:val="18"/>
                        </w:rPr>
                      </w:pPr>
                    </w:p>
                    <w:p w14:paraId="33FE16E2" w14:textId="77777777" w:rsidR="004728EA" w:rsidRDefault="004728EA" w:rsidP="00831622">
                      <w:pPr>
                        <w:spacing w:after="0" w:line="240" w:lineRule="auto"/>
                        <w:jc w:val="center"/>
                        <w:rPr>
                          <w:sz w:val="18"/>
                          <w:szCs w:val="18"/>
                        </w:rPr>
                      </w:pPr>
                    </w:p>
                    <w:p w14:paraId="35C0AE26" w14:textId="4CE53FF9" w:rsidR="004728EA" w:rsidRDefault="004728EA" w:rsidP="00831622">
                      <w:pPr>
                        <w:spacing w:line="240" w:lineRule="auto"/>
                        <w:jc w:val="center"/>
                      </w:pPr>
                      <w:r>
                        <w:t>Quy Nhơn, tháng 10 năm 2022</w:t>
                      </w:r>
                    </w:p>
                    <w:p w14:paraId="3BE5BDAC" w14:textId="77777777" w:rsidR="004728EA" w:rsidRPr="00FA2C7F" w:rsidRDefault="004728EA" w:rsidP="00831622">
                      <w:pPr>
                        <w:spacing w:after="0" w:line="240" w:lineRule="auto"/>
                        <w:jc w:val="center"/>
                        <w:rPr>
                          <w:b/>
                          <w:sz w:val="18"/>
                          <w:szCs w:val="18"/>
                        </w:rPr>
                      </w:pPr>
                    </w:p>
                  </w:txbxContent>
                </v:textbox>
                <w10:wrap anchorx="margin"/>
              </v:shape>
            </w:pict>
          </mc:Fallback>
        </mc:AlternateContent>
      </w:r>
      <w:r w:rsidRPr="000B3F58">
        <w:rPr>
          <w:b/>
        </w:rPr>
        <w:br w:type="page"/>
      </w:r>
    </w:p>
    <w:sdt>
      <w:sdtPr>
        <w:rPr>
          <w:b/>
        </w:rPr>
        <w:id w:val="-1439206670"/>
        <w:docPartObj>
          <w:docPartGallery w:val="Table of Contents"/>
          <w:docPartUnique/>
        </w:docPartObj>
      </w:sdtPr>
      <w:sdtEndPr>
        <w:rPr>
          <w:bCs/>
          <w:noProof/>
        </w:rPr>
      </w:sdtEndPr>
      <w:sdtContent>
        <w:p w14:paraId="28008DA7" w14:textId="77777777" w:rsidR="00831622" w:rsidRPr="000B3F58" w:rsidRDefault="00831622" w:rsidP="00831622">
          <w:pPr>
            <w:rPr>
              <w:b/>
            </w:rPr>
          </w:pPr>
          <w:r w:rsidRPr="000B3F58">
            <w:rPr>
              <w:b/>
            </w:rPr>
            <w:t>MỤC LỤC</w:t>
          </w:r>
        </w:p>
        <w:p w14:paraId="78AF1771" w14:textId="32026168" w:rsidR="003D3870" w:rsidRDefault="00831622">
          <w:pPr>
            <w:pStyle w:val="TOC1"/>
            <w:rPr>
              <w:rFonts w:asciiTheme="minorHAnsi" w:eastAsiaTheme="minorEastAsia" w:hAnsiTheme="minorHAnsi" w:cstheme="minorBidi"/>
              <w:noProof/>
              <w:sz w:val="22"/>
              <w:lang w:val="en-GB" w:eastAsia="en-GB"/>
            </w:rPr>
          </w:pPr>
          <w:r w:rsidRPr="000B3F58">
            <w:rPr>
              <w:b/>
            </w:rPr>
            <w:fldChar w:fldCharType="begin"/>
          </w:r>
          <w:r w:rsidRPr="000B3F58">
            <w:rPr>
              <w:b/>
            </w:rPr>
            <w:instrText xml:space="preserve"> TOC \o "1-3" \h \z \u </w:instrText>
          </w:r>
          <w:r w:rsidRPr="000B3F58">
            <w:rPr>
              <w:b/>
            </w:rPr>
            <w:fldChar w:fldCharType="separate"/>
          </w:r>
          <w:hyperlink w:anchor="_Toc117475368" w:history="1">
            <w:r w:rsidR="003D3870" w:rsidRPr="00295C8C">
              <w:rPr>
                <w:rStyle w:val="Hyperlink"/>
                <w:b/>
                <w:noProof/>
              </w:rPr>
              <w:t>I. Đặt vấn đề</w:t>
            </w:r>
            <w:r w:rsidR="003D3870">
              <w:rPr>
                <w:noProof/>
                <w:webHidden/>
              </w:rPr>
              <w:tab/>
            </w:r>
            <w:r w:rsidR="003D3870">
              <w:rPr>
                <w:noProof/>
                <w:webHidden/>
              </w:rPr>
              <w:fldChar w:fldCharType="begin"/>
            </w:r>
            <w:r w:rsidR="003D3870">
              <w:rPr>
                <w:noProof/>
                <w:webHidden/>
              </w:rPr>
              <w:instrText xml:space="preserve"> PAGEREF _Toc117475368 \h </w:instrText>
            </w:r>
            <w:r w:rsidR="003D3870">
              <w:rPr>
                <w:noProof/>
                <w:webHidden/>
              </w:rPr>
            </w:r>
            <w:r w:rsidR="003D3870">
              <w:rPr>
                <w:noProof/>
                <w:webHidden/>
              </w:rPr>
              <w:fldChar w:fldCharType="separate"/>
            </w:r>
            <w:r w:rsidR="003D3870">
              <w:rPr>
                <w:noProof/>
                <w:webHidden/>
              </w:rPr>
              <w:t>4</w:t>
            </w:r>
            <w:r w:rsidR="003D3870">
              <w:rPr>
                <w:noProof/>
                <w:webHidden/>
              </w:rPr>
              <w:fldChar w:fldCharType="end"/>
            </w:r>
          </w:hyperlink>
        </w:p>
        <w:p w14:paraId="7023456B" w14:textId="5FA2AEA8" w:rsidR="003D3870" w:rsidRDefault="00675A0F">
          <w:pPr>
            <w:pStyle w:val="TOC2"/>
            <w:tabs>
              <w:tab w:val="right" w:leader="dot" w:pos="9681"/>
            </w:tabs>
            <w:rPr>
              <w:rFonts w:asciiTheme="minorHAnsi" w:eastAsiaTheme="minorEastAsia" w:hAnsiTheme="minorHAnsi" w:cstheme="minorBidi"/>
              <w:noProof/>
              <w:sz w:val="22"/>
              <w:lang w:val="en-GB" w:eastAsia="en-GB"/>
            </w:rPr>
          </w:pPr>
          <w:hyperlink w:anchor="_Toc117475369" w:history="1">
            <w:r w:rsidR="003D3870" w:rsidRPr="00295C8C">
              <w:rPr>
                <w:rStyle w:val="Hyperlink"/>
                <w:b/>
                <w:noProof/>
              </w:rPr>
              <w:t>1. Lý do chọn đề tài</w:t>
            </w:r>
            <w:r w:rsidR="003D3870">
              <w:rPr>
                <w:noProof/>
                <w:webHidden/>
              </w:rPr>
              <w:tab/>
            </w:r>
            <w:r w:rsidR="003D3870">
              <w:rPr>
                <w:noProof/>
                <w:webHidden/>
              </w:rPr>
              <w:fldChar w:fldCharType="begin"/>
            </w:r>
            <w:r w:rsidR="003D3870">
              <w:rPr>
                <w:noProof/>
                <w:webHidden/>
              </w:rPr>
              <w:instrText xml:space="preserve"> PAGEREF _Toc117475369 \h </w:instrText>
            </w:r>
            <w:r w:rsidR="003D3870">
              <w:rPr>
                <w:noProof/>
                <w:webHidden/>
              </w:rPr>
            </w:r>
            <w:r w:rsidR="003D3870">
              <w:rPr>
                <w:noProof/>
                <w:webHidden/>
              </w:rPr>
              <w:fldChar w:fldCharType="separate"/>
            </w:r>
            <w:r w:rsidR="003D3870">
              <w:rPr>
                <w:noProof/>
                <w:webHidden/>
              </w:rPr>
              <w:t>4</w:t>
            </w:r>
            <w:r w:rsidR="003D3870">
              <w:rPr>
                <w:noProof/>
                <w:webHidden/>
              </w:rPr>
              <w:fldChar w:fldCharType="end"/>
            </w:r>
          </w:hyperlink>
        </w:p>
        <w:p w14:paraId="142B09BE" w14:textId="12BD5656" w:rsidR="003D3870" w:rsidRDefault="00675A0F">
          <w:pPr>
            <w:pStyle w:val="TOC2"/>
            <w:tabs>
              <w:tab w:val="right" w:leader="dot" w:pos="9681"/>
            </w:tabs>
            <w:rPr>
              <w:rFonts w:asciiTheme="minorHAnsi" w:eastAsiaTheme="minorEastAsia" w:hAnsiTheme="minorHAnsi" w:cstheme="minorBidi"/>
              <w:noProof/>
              <w:sz w:val="22"/>
              <w:lang w:val="en-GB" w:eastAsia="en-GB"/>
            </w:rPr>
          </w:pPr>
          <w:hyperlink w:anchor="_Toc117475370" w:history="1">
            <w:r w:rsidR="003D3870" w:rsidRPr="00295C8C">
              <w:rPr>
                <w:rStyle w:val="Hyperlink"/>
                <w:b/>
                <w:bCs/>
                <w:noProof/>
              </w:rPr>
              <w:t>2. Mục tiêu nghiên cứu</w:t>
            </w:r>
            <w:r w:rsidR="003D3870">
              <w:rPr>
                <w:noProof/>
                <w:webHidden/>
              </w:rPr>
              <w:tab/>
            </w:r>
            <w:r w:rsidR="003D3870">
              <w:rPr>
                <w:noProof/>
                <w:webHidden/>
              </w:rPr>
              <w:fldChar w:fldCharType="begin"/>
            </w:r>
            <w:r w:rsidR="003D3870">
              <w:rPr>
                <w:noProof/>
                <w:webHidden/>
              </w:rPr>
              <w:instrText xml:space="preserve"> PAGEREF _Toc117475370 \h </w:instrText>
            </w:r>
            <w:r w:rsidR="003D3870">
              <w:rPr>
                <w:noProof/>
                <w:webHidden/>
              </w:rPr>
            </w:r>
            <w:r w:rsidR="003D3870">
              <w:rPr>
                <w:noProof/>
                <w:webHidden/>
              </w:rPr>
              <w:fldChar w:fldCharType="separate"/>
            </w:r>
            <w:r w:rsidR="003D3870">
              <w:rPr>
                <w:noProof/>
                <w:webHidden/>
              </w:rPr>
              <w:t>4</w:t>
            </w:r>
            <w:r w:rsidR="003D3870">
              <w:rPr>
                <w:noProof/>
                <w:webHidden/>
              </w:rPr>
              <w:fldChar w:fldCharType="end"/>
            </w:r>
          </w:hyperlink>
        </w:p>
        <w:p w14:paraId="522178D7" w14:textId="21F96F96" w:rsidR="003D3870" w:rsidRDefault="00675A0F">
          <w:pPr>
            <w:pStyle w:val="TOC1"/>
            <w:rPr>
              <w:rFonts w:asciiTheme="minorHAnsi" w:eastAsiaTheme="minorEastAsia" w:hAnsiTheme="minorHAnsi" w:cstheme="minorBidi"/>
              <w:noProof/>
              <w:sz w:val="22"/>
              <w:lang w:val="en-GB" w:eastAsia="en-GB"/>
            </w:rPr>
          </w:pPr>
          <w:hyperlink w:anchor="_Toc117475371" w:history="1">
            <w:r w:rsidR="003D3870" w:rsidRPr="00295C8C">
              <w:rPr>
                <w:rStyle w:val="Hyperlink"/>
                <w:b/>
                <w:bCs/>
                <w:noProof/>
              </w:rPr>
              <w:t>II. Tổng quan</w:t>
            </w:r>
            <w:r w:rsidR="003D3870">
              <w:rPr>
                <w:noProof/>
                <w:webHidden/>
              </w:rPr>
              <w:tab/>
            </w:r>
            <w:r w:rsidR="003D3870">
              <w:rPr>
                <w:noProof/>
                <w:webHidden/>
              </w:rPr>
              <w:fldChar w:fldCharType="begin"/>
            </w:r>
            <w:r w:rsidR="003D3870">
              <w:rPr>
                <w:noProof/>
                <w:webHidden/>
              </w:rPr>
              <w:instrText xml:space="preserve"> PAGEREF _Toc117475371 \h </w:instrText>
            </w:r>
            <w:r w:rsidR="003D3870">
              <w:rPr>
                <w:noProof/>
                <w:webHidden/>
              </w:rPr>
            </w:r>
            <w:r w:rsidR="003D3870">
              <w:rPr>
                <w:noProof/>
                <w:webHidden/>
              </w:rPr>
              <w:fldChar w:fldCharType="separate"/>
            </w:r>
            <w:r w:rsidR="003D3870">
              <w:rPr>
                <w:noProof/>
                <w:webHidden/>
              </w:rPr>
              <w:t>4</w:t>
            </w:r>
            <w:r w:rsidR="003D3870">
              <w:rPr>
                <w:noProof/>
                <w:webHidden/>
              </w:rPr>
              <w:fldChar w:fldCharType="end"/>
            </w:r>
          </w:hyperlink>
        </w:p>
        <w:p w14:paraId="6925C07F" w14:textId="18EF8A32" w:rsidR="003D3870" w:rsidRDefault="00675A0F">
          <w:pPr>
            <w:pStyle w:val="TOC1"/>
            <w:rPr>
              <w:rFonts w:asciiTheme="minorHAnsi" w:eastAsiaTheme="minorEastAsia" w:hAnsiTheme="minorHAnsi" w:cstheme="minorBidi"/>
              <w:noProof/>
              <w:sz w:val="22"/>
              <w:lang w:val="en-GB" w:eastAsia="en-GB"/>
            </w:rPr>
          </w:pPr>
          <w:hyperlink w:anchor="_Toc117475372" w:history="1">
            <w:r w:rsidR="003D3870" w:rsidRPr="00295C8C">
              <w:rPr>
                <w:rStyle w:val="Hyperlink"/>
                <w:b/>
                <w:bCs/>
                <w:noProof/>
              </w:rPr>
              <w:t>III. Nội dung và phương pháp nghiên cứu</w:t>
            </w:r>
            <w:r w:rsidR="003D3870">
              <w:rPr>
                <w:noProof/>
                <w:webHidden/>
              </w:rPr>
              <w:tab/>
            </w:r>
            <w:r w:rsidR="003D3870">
              <w:rPr>
                <w:noProof/>
                <w:webHidden/>
              </w:rPr>
              <w:fldChar w:fldCharType="begin"/>
            </w:r>
            <w:r w:rsidR="003D3870">
              <w:rPr>
                <w:noProof/>
                <w:webHidden/>
              </w:rPr>
              <w:instrText xml:space="preserve"> PAGEREF _Toc117475372 \h </w:instrText>
            </w:r>
            <w:r w:rsidR="003D3870">
              <w:rPr>
                <w:noProof/>
                <w:webHidden/>
              </w:rPr>
            </w:r>
            <w:r w:rsidR="003D3870">
              <w:rPr>
                <w:noProof/>
                <w:webHidden/>
              </w:rPr>
              <w:fldChar w:fldCharType="separate"/>
            </w:r>
            <w:r w:rsidR="003D3870">
              <w:rPr>
                <w:noProof/>
                <w:webHidden/>
              </w:rPr>
              <w:t>5</w:t>
            </w:r>
            <w:r w:rsidR="003D3870">
              <w:rPr>
                <w:noProof/>
                <w:webHidden/>
              </w:rPr>
              <w:fldChar w:fldCharType="end"/>
            </w:r>
          </w:hyperlink>
        </w:p>
        <w:p w14:paraId="6856B3A8" w14:textId="58F2990F" w:rsidR="003D3870" w:rsidRDefault="00675A0F">
          <w:pPr>
            <w:pStyle w:val="TOC2"/>
            <w:tabs>
              <w:tab w:val="right" w:leader="dot" w:pos="9681"/>
            </w:tabs>
            <w:rPr>
              <w:rFonts w:asciiTheme="minorHAnsi" w:eastAsiaTheme="minorEastAsia" w:hAnsiTheme="minorHAnsi" w:cstheme="minorBidi"/>
              <w:noProof/>
              <w:sz w:val="22"/>
              <w:lang w:val="en-GB" w:eastAsia="en-GB"/>
            </w:rPr>
          </w:pPr>
          <w:hyperlink w:anchor="_Toc117475373" w:history="1">
            <w:r w:rsidR="003D3870" w:rsidRPr="00295C8C">
              <w:rPr>
                <w:rStyle w:val="Hyperlink"/>
                <w:b/>
                <w:bCs/>
                <w:noProof/>
              </w:rPr>
              <w:t>1. Đối tượng và phạm vi nghiên cứu</w:t>
            </w:r>
            <w:r w:rsidR="003D3870">
              <w:rPr>
                <w:noProof/>
                <w:webHidden/>
              </w:rPr>
              <w:tab/>
            </w:r>
            <w:r w:rsidR="003D3870">
              <w:rPr>
                <w:noProof/>
                <w:webHidden/>
              </w:rPr>
              <w:fldChar w:fldCharType="begin"/>
            </w:r>
            <w:r w:rsidR="003D3870">
              <w:rPr>
                <w:noProof/>
                <w:webHidden/>
              </w:rPr>
              <w:instrText xml:space="preserve"> PAGEREF _Toc117475373 \h </w:instrText>
            </w:r>
            <w:r w:rsidR="003D3870">
              <w:rPr>
                <w:noProof/>
                <w:webHidden/>
              </w:rPr>
            </w:r>
            <w:r w:rsidR="003D3870">
              <w:rPr>
                <w:noProof/>
                <w:webHidden/>
              </w:rPr>
              <w:fldChar w:fldCharType="separate"/>
            </w:r>
            <w:r w:rsidR="003D3870">
              <w:rPr>
                <w:noProof/>
                <w:webHidden/>
              </w:rPr>
              <w:t>5</w:t>
            </w:r>
            <w:r w:rsidR="003D3870">
              <w:rPr>
                <w:noProof/>
                <w:webHidden/>
              </w:rPr>
              <w:fldChar w:fldCharType="end"/>
            </w:r>
          </w:hyperlink>
        </w:p>
        <w:p w14:paraId="613726F8" w14:textId="18F94A94" w:rsidR="003D3870" w:rsidRDefault="00675A0F">
          <w:pPr>
            <w:pStyle w:val="TOC2"/>
            <w:tabs>
              <w:tab w:val="right" w:leader="dot" w:pos="9681"/>
            </w:tabs>
            <w:rPr>
              <w:rFonts w:asciiTheme="minorHAnsi" w:eastAsiaTheme="minorEastAsia" w:hAnsiTheme="minorHAnsi" w:cstheme="minorBidi"/>
              <w:noProof/>
              <w:sz w:val="22"/>
              <w:lang w:val="en-GB" w:eastAsia="en-GB"/>
            </w:rPr>
          </w:pPr>
          <w:hyperlink w:anchor="_Toc117475374" w:history="1">
            <w:r w:rsidR="003D3870" w:rsidRPr="00295C8C">
              <w:rPr>
                <w:rStyle w:val="Hyperlink"/>
                <w:b/>
                <w:bCs/>
                <w:noProof/>
              </w:rPr>
              <w:t>2. Nội dung nghiên cứu</w:t>
            </w:r>
            <w:r w:rsidR="003D3870">
              <w:rPr>
                <w:noProof/>
                <w:webHidden/>
              </w:rPr>
              <w:tab/>
            </w:r>
            <w:r w:rsidR="003D3870">
              <w:rPr>
                <w:noProof/>
                <w:webHidden/>
              </w:rPr>
              <w:fldChar w:fldCharType="begin"/>
            </w:r>
            <w:r w:rsidR="003D3870">
              <w:rPr>
                <w:noProof/>
                <w:webHidden/>
              </w:rPr>
              <w:instrText xml:space="preserve"> PAGEREF _Toc117475374 \h </w:instrText>
            </w:r>
            <w:r w:rsidR="003D3870">
              <w:rPr>
                <w:noProof/>
                <w:webHidden/>
              </w:rPr>
            </w:r>
            <w:r w:rsidR="003D3870">
              <w:rPr>
                <w:noProof/>
                <w:webHidden/>
              </w:rPr>
              <w:fldChar w:fldCharType="separate"/>
            </w:r>
            <w:r w:rsidR="003D3870">
              <w:rPr>
                <w:noProof/>
                <w:webHidden/>
              </w:rPr>
              <w:t>5</w:t>
            </w:r>
            <w:r w:rsidR="003D3870">
              <w:rPr>
                <w:noProof/>
                <w:webHidden/>
              </w:rPr>
              <w:fldChar w:fldCharType="end"/>
            </w:r>
          </w:hyperlink>
        </w:p>
        <w:p w14:paraId="1BDEEA5D" w14:textId="6402CFEE" w:rsidR="003D3870" w:rsidRDefault="00675A0F">
          <w:pPr>
            <w:pStyle w:val="TOC2"/>
            <w:tabs>
              <w:tab w:val="right" w:leader="dot" w:pos="9681"/>
            </w:tabs>
            <w:rPr>
              <w:rFonts w:asciiTheme="minorHAnsi" w:eastAsiaTheme="minorEastAsia" w:hAnsiTheme="minorHAnsi" w:cstheme="minorBidi"/>
              <w:noProof/>
              <w:sz w:val="22"/>
              <w:lang w:val="en-GB" w:eastAsia="en-GB"/>
            </w:rPr>
          </w:pPr>
          <w:hyperlink w:anchor="_Toc117475375" w:history="1">
            <w:r w:rsidR="003D3870" w:rsidRPr="00295C8C">
              <w:rPr>
                <w:rStyle w:val="Hyperlink"/>
                <w:b/>
                <w:bCs/>
                <w:noProof/>
              </w:rPr>
              <w:t>3. Phương pháp nghiên cứu</w:t>
            </w:r>
            <w:r w:rsidR="003D3870">
              <w:rPr>
                <w:noProof/>
                <w:webHidden/>
              </w:rPr>
              <w:tab/>
            </w:r>
            <w:r w:rsidR="003D3870">
              <w:rPr>
                <w:noProof/>
                <w:webHidden/>
              </w:rPr>
              <w:fldChar w:fldCharType="begin"/>
            </w:r>
            <w:r w:rsidR="003D3870">
              <w:rPr>
                <w:noProof/>
                <w:webHidden/>
              </w:rPr>
              <w:instrText xml:space="preserve"> PAGEREF _Toc117475375 \h </w:instrText>
            </w:r>
            <w:r w:rsidR="003D3870">
              <w:rPr>
                <w:noProof/>
                <w:webHidden/>
              </w:rPr>
            </w:r>
            <w:r w:rsidR="003D3870">
              <w:rPr>
                <w:noProof/>
                <w:webHidden/>
              </w:rPr>
              <w:fldChar w:fldCharType="separate"/>
            </w:r>
            <w:r w:rsidR="003D3870">
              <w:rPr>
                <w:noProof/>
                <w:webHidden/>
              </w:rPr>
              <w:t>6</w:t>
            </w:r>
            <w:r w:rsidR="003D3870">
              <w:rPr>
                <w:noProof/>
                <w:webHidden/>
              </w:rPr>
              <w:fldChar w:fldCharType="end"/>
            </w:r>
          </w:hyperlink>
        </w:p>
        <w:p w14:paraId="51D1A556" w14:textId="060BF548" w:rsidR="003D3870" w:rsidRDefault="00675A0F">
          <w:pPr>
            <w:pStyle w:val="TOC1"/>
            <w:rPr>
              <w:rFonts w:asciiTheme="minorHAnsi" w:eastAsiaTheme="minorEastAsia" w:hAnsiTheme="minorHAnsi" w:cstheme="minorBidi"/>
              <w:noProof/>
              <w:sz w:val="22"/>
              <w:lang w:val="en-GB" w:eastAsia="en-GB"/>
            </w:rPr>
          </w:pPr>
          <w:hyperlink w:anchor="_Toc117475376" w:history="1">
            <w:r w:rsidR="003D3870" w:rsidRPr="00295C8C">
              <w:rPr>
                <w:rStyle w:val="Hyperlink"/>
                <w:b/>
                <w:bCs/>
                <w:noProof/>
              </w:rPr>
              <w:t>IV. Dự đoán kết quả</w:t>
            </w:r>
            <w:r w:rsidR="003D3870">
              <w:rPr>
                <w:noProof/>
                <w:webHidden/>
              </w:rPr>
              <w:tab/>
            </w:r>
            <w:r w:rsidR="003D3870">
              <w:rPr>
                <w:noProof/>
                <w:webHidden/>
              </w:rPr>
              <w:fldChar w:fldCharType="begin"/>
            </w:r>
            <w:r w:rsidR="003D3870">
              <w:rPr>
                <w:noProof/>
                <w:webHidden/>
              </w:rPr>
              <w:instrText xml:space="preserve"> PAGEREF _Toc117475376 \h </w:instrText>
            </w:r>
            <w:r w:rsidR="003D3870">
              <w:rPr>
                <w:noProof/>
                <w:webHidden/>
              </w:rPr>
            </w:r>
            <w:r w:rsidR="003D3870">
              <w:rPr>
                <w:noProof/>
                <w:webHidden/>
              </w:rPr>
              <w:fldChar w:fldCharType="separate"/>
            </w:r>
            <w:r w:rsidR="003D3870">
              <w:rPr>
                <w:noProof/>
                <w:webHidden/>
              </w:rPr>
              <w:t>7</w:t>
            </w:r>
            <w:r w:rsidR="003D3870">
              <w:rPr>
                <w:noProof/>
                <w:webHidden/>
              </w:rPr>
              <w:fldChar w:fldCharType="end"/>
            </w:r>
          </w:hyperlink>
        </w:p>
        <w:p w14:paraId="72C0ACE1" w14:textId="05629DE7" w:rsidR="003D3870" w:rsidRDefault="00675A0F">
          <w:pPr>
            <w:pStyle w:val="TOC1"/>
            <w:rPr>
              <w:rFonts w:asciiTheme="minorHAnsi" w:eastAsiaTheme="minorEastAsia" w:hAnsiTheme="minorHAnsi" w:cstheme="minorBidi"/>
              <w:noProof/>
              <w:sz w:val="22"/>
              <w:lang w:val="en-GB" w:eastAsia="en-GB"/>
            </w:rPr>
          </w:pPr>
          <w:hyperlink w:anchor="_Toc117475377" w:history="1">
            <w:r w:rsidR="003D3870" w:rsidRPr="00295C8C">
              <w:rPr>
                <w:rStyle w:val="Hyperlink"/>
                <w:b/>
                <w:bCs/>
                <w:noProof/>
              </w:rPr>
              <w:t>V. Tài liệu tham khảo</w:t>
            </w:r>
            <w:r w:rsidR="003D3870">
              <w:rPr>
                <w:noProof/>
                <w:webHidden/>
              </w:rPr>
              <w:tab/>
            </w:r>
            <w:r w:rsidR="003D3870">
              <w:rPr>
                <w:noProof/>
                <w:webHidden/>
              </w:rPr>
              <w:fldChar w:fldCharType="begin"/>
            </w:r>
            <w:r w:rsidR="003D3870">
              <w:rPr>
                <w:noProof/>
                <w:webHidden/>
              </w:rPr>
              <w:instrText xml:space="preserve"> PAGEREF _Toc117475377 \h </w:instrText>
            </w:r>
            <w:r w:rsidR="003D3870">
              <w:rPr>
                <w:noProof/>
                <w:webHidden/>
              </w:rPr>
            </w:r>
            <w:r w:rsidR="003D3870">
              <w:rPr>
                <w:noProof/>
                <w:webHidden/>
              </w:rPr>
              <w:fldChar w:fldCharType="separate"/>
            </w:r>
            <w:r w:rsidR="003D3870">
              <w:rPr>
                <w:noProof/>
                <w:webHidden/>
              </w:rPr>
              <w:t>7</w:t>
            </w:r>
            <w:r w:rsidR="003D3870">
              <w:rPr>
                <w:noProof/>
                <w:webHidden/>
              </w:rPr>
              <w:fldChar w:fldCharType="end"/>
            </w:r>
          </w:hyperlink>
        </w:p>
        <w:p w14:paraId="64B52F5E" w14:textId="481AB3B0" w:rsidR="003D3870" w:rsidRDefault="00675A0F">
          <w:pPr>
            <w:pStyle w:val="TOC1"/>
            <w:rPr>
              <w:rFonts w:asciiTheme="minorHAnsi" w:eastAsiaTheme="minorEastAsia" w:hAnsiTheme="minorHAnsi" w:cstheme="minorBidi"/>
              <w:noProof/>
              <w:sz w:val="22"/>
              <w:lang w:val="en-GB" w:eastAsia="en-GB"/>
            </w:rPr>
          </w:pPr>
          <w:hyperlink w:anchor="_Toc117475378" w:history="1">
            <w:r w:rsidR="003D3870" w:rsidRPr="00295C8C">
              <w:rPr>
                <w:rStyle w:val="Hyperlink"/>
                <w:b/>
                <w:bCs/>
                <w:noProof/>
              </w:rPr>
              <w:t>VI. Kế hoạch thực hiện đề tài</w:t>
            </w:r>
            <w:r w:rsidR="003D3870">
              <w:rPr>
                <w:noProof/>
                <w:webHidden/>
              </w:rPr>
              <w:tab/>
            </w:r>
            <w:r w:rsidR="003D3870">
              <w:rPr>
                <w:noProof/>
                <w:webHidden/>
              </w:rPr>
              <w:fldChar w:fldCharType="begin"/>
            </w:r>
            <w:r w:rsidR="003D3870">
              <w:rPr>
                <w:noProof/>
                <w:webHidden/>
              </w:rPr>
              <w:instrText xml:space="preserve"> PAGEREF _Toc117475378 \h </w:instrText>
            </w:r>
            <w:r w:rsidR="003D3870">
              <w:rPr>
                <w:noProof/>
                <w:webHidden/>
              </w:rPr>
            </w:r>
            <w:r w:rsidR="003D3870">
              <w:rPr>
                <w:noProof/>
                <w:webHidden/>
              </w:rPr>
              <w:fldChar w:fldCharType="separate"/>
            </w:r>
            <w:r w:rsidR="003D3870">
              <w:rPr>
                <w:noProof/>
                <w:webHidden/>
              </w:rPr>
              <w:t>8</w:t>
            </w:r>
            <w:r w:rsidR="003D3870">
              <w:rPr>
                <w:noProof/>
                <w:webHidden/>
              </w:rPr>
              <w:fldChar w:fldCharType="end"/>
            </w:r>
          </w:hyperlink>
        </w:p>
        <w:p w14:paraId="4515A42D" w14:textId="18D32E97" w:rsidR="00831622" w:rsidRPr="000B3F58" w:rsidRDefault="00831622" w:rsidP="00831622">
          <w:pPr>
            <w:rPr>
              <w:b/>
            </w:rPr>
          </w:pPr>
          <w:r w:rsidRPr="000B3F58">
            <w:rPr>
              <w:b/>
              <w:bCs/>
              <w:noProof/>
            </w:rPr>
            <w:fldChar w:fldCharType="end"/>
          </w:r>
        </w:p>
      </w:sdtContent>
    </w:sdt>
    <w:p w14:paraId="6A482225" w14:textId="77777777" w:rsidR="00831622" w:rsidRPr="000B3F58" w:rsidRDefault="00831622" w:rsidP="00831622">
      <w:pPr>
        <w:rPr>
          <w:b/>
        </w:rPr>
      </w:pPr>
    </w:p>
    <w:p w14:paraId="6C52D070" w14:textId="77777777" w:rsidR="00831622" w:rsidRPr="000B3F58" w:rsidRDefault="00831622" w:rsidP="00831622">
      <w:pPr>
        <w:rPr>
          <w:b/>
        </w:rPr>
      </w:pPr>
      <w:r w:rsidRPr="000B3F58">
        <w:rPr>
          <w:b/>
        </w:rPr>
        <w:br w:type="page"/>
      </w:r>
    </w:p>
    <w:p w14:paraId="4D8171FC" w14:textId="741ABBDD" w:rsidR="00DF4504" w:rsidRPr="000B3F58" w:rsidRDefault="00831622" w:rsidP="0004714C">
      <w:pPr>
        <w:pStyle w:val="ListParagraph"/>
        <w:numPr>
          <w:ilvl w:val="0"/>
          <w:numId w:val="1"/>
        </w:numPr>
        <w:spacing w:before="120" w:after="120" w:line="360" w:lineRule="auto"/>
        <w:outlineLvl w:val="0"/>
        <w:rPr>
          <w:b/>
          <w:sz w:val="32"/>
        </w:rPr>
      </w:pPr>
      <w:bookmarkStart w:id="1" w:name="_Toc117475368"/>
      <w:r w:rsidRPr="000B3F58">
        <w:rPr>
          <w:b/>
          <w:sz w:val="32"/>
        </w:rPr>
        <w:lastRenderedPageBreak/>
        <w:t>Đặt vấn đề</w:t>
      </w:r>
      <w:bookmarkEnd w:id="1"/>
    </w:p>
    <w:p w14:paraId="22DBD023" w14:textId="2012AED2" w:rsidR="00DF4504" w:rsidRPr="000B3F58" w:rsidRDefault="00DF4504" w:rsidP="003D3870">
      <w:pPr>
        <w:pStyle w:val="ListParagraph"/>
        <w:numPr>
          <w:ilvl w:val="0"/>
          <w:numId w:val="8"/>
        </w:numPr>
        <w:spacing w:before="120" w:after="120" w:line="360" w:lineRule="auto"/>
        <w:jc w:val="both"/>
        <w:outlineLvl w:val="1"/>
        <w:rPr>
          <w:b/>
          <w:sz w:val="28"/>
          <w:szCs w:val="26"/>
        </w:rPr>
      </w:pPr>
      <w:bookmarkStart w:id="2" w:name="_Toc117475369"/>
      <w:r w:rsidRPr="000B3F58">
        <w:rPr>
          <w:b/>
          <w:sz w:val="28"/>
          <w:szCs w:val="26"/>
        </w:rPr>
        <w:t>Lý do chọn đề tài</w:t>
      </w:r>
      <w:bookmarkEnd w:id="2"/>
      <w:r w:rsidRPr="000B3F58">
        <w:rPr>
          <w:b/>
          <w:sz w:val="28"/>
          <w:szCs w:val="26"/>
        </w:rPr>
        <w:t xml:space="preserve"> </w:t>
      </w:r>
    </w:p>
    <w:p w14:paraId="666B9379" w14:textId="77777777" w:rsidR="00A30C50" w:rsidRPr="000B3F58" w:rsidRDefault="001E2975" w:rsidP="0004714C">
      <w:pPr>
        <w:pStyle w:val="ListParagraph"/>
        <w:spacing w:before="120" w:after="120" w:line="360" w:lineRule="auto"/>
        <w:ind w:left="0"/>
        <w:jc w:val="both"/>
        <w:rPr>
          <w:szCs w:val="26"/>
        </w:rPr>
      </w:pPr>
      <w:r w:rsidRPr="000B3F58">
        <w:rPr>
          <w:b/>
          <w:szCs w:val="26"/>
        </w:rPr>
        <w:tab/>
      </w:r>
      <w:r w:rsidR="00DF4504" w:rsidRPr="000B3F58">
        <w:rPr>
          <w:szCs w:val="26"/>
        </w:rPr>
        <w:t xml:space="preserve">Ngày nay, con người đang bước vào kỷ nguyên của cách mạng công nghiệp 4.0, chúng ta phải đối mặt với lượng thông tin khổng lồ trên mạng Internet. </w:t>
      </w:r>
      <w:r w:rsidR="004728EA" w:rsidRPr="000B3F58">
        <w:rPr>
          <w:szCs w:val="26"/>
        </w:rPr>
        <w:t xml:space="preserve">Nhu cầu </w:t>
      </w:r>
      <w:r w:rsidR="00DF0232" w:rsidRPr="000B3F58">
        <w:rPr>
          <w:szCs w:val="26"/>
        </w:rPr>
        <w:t>đọc, tìm kiếm và lưu trữ thông tin của con người cũng ngày càng tăng lên</w:t>
      </w:r>
      <w:r w:rsidR="00A30C50" w:rsidRPr="000B3F58">
        <w:rPr>
          <w:szCs w:val="26"/>
        </w:rPr>
        <w:t>. Tuy nhiên, với một lượng lớn thông tin như vậy thì người ta không thể nào có đủ thời gian và sức lực để đọc hết được chúng.</w:t>
      </w:r>
      <w:r w:rsidR="00DF0232" w:rsidRPr="000B3F58">
        <w:rPr>
          <w:szCs w:val="26"/>
        </w:rPr>
        <w:t xml:space="preserve"> </w:t>
      </w:r>
      <w:r w:rsidR="00DF4504" w:rsidRPr="000B3F58">
        <w:rPr>
          <w:szCs w:val="26"/>
        </w:rPr>
        <w:t>Do đó, nhu cầu tóm tắt thông tin đối với mỗi văn bản là vô cùng cấp thiế</w:t>
      </w:r>
      <w:r w:rsidR="00A30C50" w:rsidRPr="000B3F58">
        <w:rPr>
          <w:szCs w:val="26"/>
        </w:rPr>
        <w:t>t, giúp tiết kiệm thời gian và công sức nhưng vẫn có thể đọc và xử lý được nhiều văn bản.</w:t>
      </w:r>
      <w:r w:rsidR="00DF4504" w:rsidRPr="000B3F58">
        <w:rPr>
          <w:szCs w:val="26"/>
        </w:rPr>
        <w:t xml:space="preserve"> </w:t>
      </w:r>
    </w:p>
    <w:p w14:paraId="1A14FE48" w14:textId="719BED90" w:rsidR="00A30C50" w:rsidRPr="000B3F58" w:rsidRDefault="00A30C50" w:rsidP="0004714C">
      <w:pPr>
        <w:pStyle w:val="ListParagraph"/>
        <w:spacing w:before="120" w:after="120" w:line="360" w:lineRule="auto"/>
        <w:ind w:left="0"/>
        <w:jc w:val="both"/>
        <w:rPr>
          <w:szCs w:val="26"/>
        </w:rPr>
      </w:pPr>
      <w:r w:rsidRPr="000B3F58">
        <w:rPr>
          <w:szCs w:val="26"/>
        </w:rPr>
        <w:tab/>
      </w:r>
      <w:r w:rsidR="00DF4504" w:rsidRPr="000B3F58">
        <w:rPr>
          <w:szCs w:val="26"/>
        </w:rPr>
        <w:t>Tóm tắ</w:t>
      </w:r>
      <w:r w:rsidR="001E2975" w:rsidRPr="000B3F58">
        <w:rPr>
          <w:szCs w:val="26"/>
        </w:rPr>
        <w:t>t văn bản là phương pháp rút gọn lại một lượng lớn các thông tin thành một bản tóm tắt ngắn gọn bở</w:t>
      </w:r>
      <w:r w:rsidR="0004714C" w:rsidRPr="000B3F58">
        <w:rPr>
          <w:szCs w:val="26"/>
        </w:rPr>
        <w:t>i</w:t>
      </w:r>
      <w:r w:rsidR="001E2975" w:rsidRPr="000B3F58">
        <w:rPr>
          <w:szCs w:val="26"/>
        </w:rPr>
        <w:t xml:space="preserve"> sự lựa chọn những thông tin quan trọng và bỏ qua các thông tin dư thừa.</w:t>
      </w:r>
      <w:r w:rsidR="00A109E3" w:rsidRPr="000B3F58">
        <w:rPr>
          <w:szCs w:val="26"/>
        </w:rPr>
        <w:t xml:space="preserve"> </w:t>
      </w:r>
    </w:p>
    <w:p w14:paraId="316962AE" w14:textId="56659139" w:rsidR="00A30C50" w:rsidRPr="000B3F58" w:rsidRDefault="00A30C50" w:rsidP="00D67AB7">
      <w:pPr>
        <w:pStyle w:val="ListParagraph"/>
        <w:spacing w:before="120" w:after="120" w:line="360" w:lineRule="auto"/>
        <w:ind w:left="0"/>
        <w:jc w:val="both"/>
        <w:rPr>
          <w:szCs w:val="26"/>
        </w:rPr>
      </w:pPr>
      <w:r w:rsidRPr="000B3F58">
        <w:rPr>
          <w:szCs w:val="26"/>
        </w:rPr>
        <w:tab/>
        <w:t>Vì vậy, tôi tiến hành nghiên cứu đề tài: “Ứng dụng deep-learning trong tóm tắt văn bản tiếng Việt” nhằm nghiên cứu những vấn đề tổng quan về xử lý ngôn ngữ tự nhiên và một số phương pháp tóm tắt văn bản tiên tiến đã được ứng dụng và thu được kết quả khả quan đối với tiếng Anh; từ đó nghiên cứu những đặc điểm của tiếng Việt nhằm cải tiến những ứng dụng những phương pháp đó để có thể xây dựng ứng dụng tóm tắt văn bản tiếng Việt.</w:t>
      </w:r>
    </w:p>
    <w:p w14:paraId="777B8CB0" w14:textId="77777777" w:rsidR="00A30C50" w:rsidRPr="000B3F58" w:rsidRDefault="00A30C50" w:rsidP="00D67AB7">
      <w:pPr>
        <w:pStyle w:val="ListParagraph"/>
        <w:spacing w:before="120" w:after="120" w:line="360" w:lineRule="auto"/>
        <w:ind w:left="0"/>
        <w:jc w:val="both"/>
        <w:rPr>
          <w:szCs w:val="26"/>
        </w:rPr>
      </w:pPr>
    </w:p>
    <w:p w14:paraId="5F2D08AF" w14:textId="55BDC509" w:rsidR="00831622" w:rsidRPr="000B3F58" w:rsidRDefault="00831622" w:rsidP="00D67AB7">
      <w:pPr>
        <w:pStyle w:val="ListParagraph"/>
        <w:numPr>
          <w:ilvl w:val="0"/>
          <w:numId w:val="8"/>
        </w:numPr>
        <w:spacing w:before="120" w:after="120" w:line="360" w:lineRule="auto"/>
        <w:ind w:left="709"/>
        <w:jc w:val="both"/>
        <w:outlineLvl w:val="1"/>
        <w:rPr>
          <w:b/>
          <w:bCs/>
          <w:sz w:val="28"/>
        </w:rPr>
      </w:pPr>
      <w:bookmarkStart w:id="3" w:name="_Toc117475370"/>
      <w:r w:rsidRPr="000B3F58">
        <w:rPr>
          <w:b/>
          <w:bCs/>
          <w:sz w:val="28"/>
        </w:rPr>
        <w:t>Mục tiêu nghiên cứu</w:t>
      </w:r>
      <w:bookmarkEnd w:id="3"/>
    </w:p>
    <w:p w14:paraId="0B47E5CB" w14:textId="51EE4A09" w:rsidR="0017549F" w:rsidRPr="000B3F58" w:rsidRDefault="001A4334" w:rsidP="0017549F">
      <w:pPr>
        <w:pStyle w:val="ListParagraph"/>
        <w:numPr>
          <w:ilvl w:val="0"/>
          <w:numId w:val="12"/>
        </w:numPr>
        <w:spacing w:before="120" w:after="120" w:line="360" w:lineRule="auto"/>
        <w:jc w:val="both"/>
      </w:pPr>
      <w:r w:rsidRPr="000B3F58">
        <w:t xml:space="preserve">Nắm được định nghĩa, ứng dụng và quy trình </w:t>
      </w:r>
      <w:r w:rsidR="0017549F" w:rsidRPr="000B3F58">
        <w:t>xử lý ngôn ngữ tự nhiên</w:t>
      </w:r>
    </w:p>
    <w:p w14:paraId="5DB3006F" w14:textId="29087233" w:rsidR="00831622" w:rsidRPr="000B3F58" w:rsidRDefault="00723956" w:rsidP="0017549F">
      <w:pPr>
        <w:pStyle w:val="ListParagraph"/>
        <w:numPr>
          <w:ilvl w:val="0"/>
          <w:numId w:val="12"/>
        </w:numPr>
        <w:spacing w:before="120" w:after="120" w:line="360" w:lineRule="auto"/>
        <w:jc w:val="both"/>
      </w:pPr>
      <w:r w:rsidRPr="000B3F58">
        <w:t>Nghiên cứ</w:t>
      </w:r>
      <w:r w:rsidR="001F1017">
        <w:t>u</w:t>
      </w:r>
      <w:r w:rsidRPr="000B3F58">
        <w:t xml:space="preserve"> v</w:t>
      </w:r>
      <w:r w:rsidR="00674D20">
        <w:t>ề</w:t>
      </w:r>
      <w:r w:rsidR="001F1017">
        <w:t xml:space="preserve"> mô hình Sequence-to-Sequence</w:t>
      </w:r>
      <w:r w:rsidRPr="000B3F58">
        <w:t xml:space="preserve">: kiến trúc, thành phần, </w:t>
      </w:r>
      <w:r w:rsidR="00D67AB7" w:rsidRPr="000B3F58">
        <w:t>hoạt động của</w:t>
      </w:r>
      <w:r w:rsidRPr="000B3F58">
        <w:t xml:space="preserve"> mô hình</w:t>
      </w:r>
      <w:r w:rsidR="00D67AB7" w:rsidRPr="000B3F58">
        <w:t>, xây dựng, huấn luyện, đánh giá và sử dụng mô hình</w:t>
      </w:r>
      <w:r w:rsidRPr="000B3F58">
        <w:t>.</w:t>
      </w:r>
    </w:p>
    <w:p w14:paraId="37247A84" w14:textId="006C09E9" w:rsidR="00831622" w:rsidRPr="000B3F58" w:rsidRDefault="00D67AB7" w:rsidP="0017549F">
      <w:pPr>
        <w:pStyle w:val="ListParagraph"/>
        <w:numPr>
          <w:ilvl w:val="0"/>
          <w:numId w:val="12"/>
        </w:numPr>
        <w:spacing w:before="120" w:after="120" w:line="360" w:lineRule="auto"/>
        <w:jc w:val="both"/>
      </w:pPr>
      <w:r w:rsidRPr="000B3F58">
        <w:t>Thực nghiệm chương trình tóm tắt văn bản tiếng Việt</w:t>
      </w:r>
      <w:r w:rsidR="00831622" w:rsidRPr="000B3F58">
        <w:t>.</w:t>
      </w:r>
    </w:p>
    <w:p w14:paraId="4BC4D4A9" w14:textId="77777777" w:rsidR="00D67AB7" w:rsidRPr="000B3F58" w:rsidRDefault="00D67AB7" w:rsidP="00D67AB7">
      <w:pPr>
        <w:pStyle w:val="ListParagraph"/>
        <w:spacing w:before="120" w:after="120" w:line="360" w:lineRule="auto"/>
        <w:ind w:left="0"/>
        <w:jc w:val="both"/>
        <w:rPr>
          <w:b/>
        </w:rPr>
      </w:pPr>
    </w:p>
    <w:p w14:paraId="0277D567" w14:textId="5790FB2F" w:rsidR="00E81290" w:rsidRPr="000B3F58" w:rsidRDefault="00831622" w:rsidP="003B2CAA">
      <w:pPr>
        <w:pStyle w:val="ListParagraph"/>
        <w:numPr>
          <w:ilvl w:val="0"/>
          <w:numId w:val="1"/>
        </w:numPr>
        <w:spacing w:before="120" w:after="120" w:line="360" w:lineRule="auto"/>
        <w:jc w:val="both"/>
        <w:outlineLvl w:val="0"/>
        <w:rPr>
          <w:b/>
          <w:bCs/>
          <w:sz w:val="32"/>
        </w:rPr>
      </w:pPr>
      <w:bookmarkStart w:id="4" w:name="_Toc117475371"/>
      <w:r w:rsidRPr="000B3F58">
        <w:rPr>
          <w:b/>
          <w:bCs/>
          <w:sz w:val="32"/>
        </w:rPr>
        <w:t>Tổng quan</w:t>
      </w:r>
      <w:bookmarkEnd w:id="4"/>
    </w:p>
    <w:p w14:paraId="0C6DF242" w14:textId="20F17BB3" w:rsidR="00831622" w:rsidRPr="000B3F58" w:rsidRDefault="003B2CAA" w:rsidP="0017549F">
      <w:pPr>
        <w:pStyle w:val="ListParagraph"/>
        <w:spacing w:before="120" w:after="120" w:line="360" w:lineRule="auto"/>
        <w:ind w:left="0"/>
        <w:jc w:val="both"/>
      </w:pPr>
      <w:r w:rsidRPr="000B3F58">
        <w:rPr>
          <w:b/>
        </w:rPr>
        <w:tab/>
      </w:r>
      <w:r w:rsidR="009B42BC" w:rsidRPr="000B3F58">
        <w:t>Những năm gần đây sự phát triển mạnh mẽ của mạng nơ-ron nhân tạo trong các mô hình học tự động với tên gọi là học sâu (Deep Learning). Học sâu đã và đang được áp dụng trong nhiều bài toán khác nhau để thu được những kết quả tốt trong nhiều lĩnh vực của khoa học máy tính.</w:t>
      </w:r>
    </w:p>
    <w:p w14:paraId="07EBAAD6" w14:textId="23776A56" w:rsidR="009B42BC" w:rsidRPr="000B3F58" w:rsidRDefault="003B2CAA" w:rsidP="0017549F">
      <w:pPr>
        <w:pStyle w:val="ListParagraph"/>
        <w:spacing w:before="120" w:after="120" w:line="360" w:lineRule="auto"/>
        <w:ind w:left="0"/>
        <w:jc w:val="both"/>
      </w:pPr>
      <w:r w:rsidRPr="000B3F58">
        <w:lastRenderedPageBreak/>
        <w:tab/>
      </w:r>
      <w:r w:rsidR="009B42BC" w:rsidRPr="000B3F58">
        <w:t>Những nghiên cứu đầu tiên cho bài toán tóm tắt văn bản sử dụng học sâu được đưa ra bởi nhóm tác giả Alexander Rush. Nhóm tác giả đề xuất mô hình mạng nơ-ron attention kết hợp mô hình xác suất với một thuật toán sinh để đưa ra độ chính xác cho bài toán tóm tắt. Họ sử dụng một lượng lướn dữ liệu huấn luyện là các cặp văn bản tóm tắt, tận dụng sức mạnh của phần cứng máy tính để học ra mô hình huấn luyện. Sau đó một năm, nhóm tác giả Submit Chopra mở rộng bài toán tóm tắt tới kiến trúc mạng nơ-ron tiếp diễn – RNN. Kết quả đạt tốt nhất trên tập Gigaword và DUC-2004. Tiếp đó, nhóm của Ramesh Nallapti đưa ra bản tóm tắt sử dụng mạng RNN Attention Encoder-Decoder. Kết quả đạt cao nhất trên hai bộ dữ liệu khác nhau.</w:t>
      </w:r>
    </w:p>
    <w:p w14:paraId="6B2E8E4A" w14:textId="5310A156" w:rsidR="009B42BC" w:rsidRPr="000B3F58" w:rsidRDefault="003B2CAA" w:rsidP="0017549F">
      <w:pPr>
        <w:pStyle w:val="ListParagraph"/>
        <w:spacing w:before="120" w:after="120" w:line="360" w:lineRule="auto"/>
        <w:ind w:left="0"/>
        <w:jc w:val="both"/>
      </w:pPr>
      <w:r w:rsidRPr="000B3F58">
        <w:tab/>
      </w:r>
      <w:r w:rsidR="009B42BC" w:rsidRPr="000B3F58">
        <w:t>Gần đây, tác giả Nguyễn Viết Hạnh đã nghiên cứu vấn đề tóm tắt văn bản sử dụng mô hình LSTM trong học sâu, áp dụng cho cả tiếng Anh và tiếng Việt. Kết quả tác giả đưa ra cho thấy hiệu quả của các mô hình học sâu đối vớ</w:t>
      </w:r>
      <w:r w:rsidRPr="000B3F58">
        <w:t>i bài toán này.</w:t>
      </w:r>
    </w:p>
    <w:p w14:paraId="70F393F5" w14:textId="77777777" w:rsidR="00831622" w:rsidRPr="000B3F58" w:rsidRDefault="00831622" w:rsidP="0017549F">
      <w:pPr>
        <w:pStyle w:val="ListParagraph"/>
        <w:spacing w:before="120" w:after="120" w:line="360" w:lineRule="auto"/>
        <w:ind w:left="0"/>
        <w:jc w:val="both"/>
        <w:rPr>
          <w:bCs/>
        </w:rPr>
      </w:pPr>
    </w:p>
    <w:p w14:paraId="4B8010DE" w14:textId="77777777" w:rsidR="00831622" w:rsidRPr="000B3F58" w:rsidRDefault="00831622" w:rsidP="0017549F">
      <w:pPr>
        <w:pStyle w:val="ListParagraph"/>
        <w:numPr>
          <w:ilvl w:val="0"/>
          <w:numId w:val="1"/>
        </w:numPr>
        <w:spacing w:before="120" w:after="120" w:line="360" w:lineRule="auto"/>
        <w:jc w:val="both"/>
        <w:outlineLvl w:val="0"/>
        <w:rPr>
          <w:b/>
          <w:bCs/>
        </w:rPr>
      </w:pPr>
      <w:bookmarkStart w:id="5" w:name="_Toc117475372"/>
      <w:r w:rsidRPr="000B3F58">
        <w:rPr>
          <w:b/>
          <w:bCs/>
          <w:sz w:val="32"/>
        </w:rPr>
        <w:t>Nội dung và phương pháp nghiên cứu</w:t>
      </w:r>
      <w:bookmarkEnd w:id="5"/>
    </w:p>
    <w:p w14:paraId="0B140006" w14:textId="77777777" w:rsidR="00831622" w:rsidRPr="000B3F58" w:rsidRDefault="00831622" w:rsidP="0017549F">
      <w:pPr>
        <w:pStyle w:val="ListParagraph"/>
        <w:numPr>
          <w:ilvl w:val="0"/>
          <w:numId w:val="4"/>
        </w:numPr>
        <w:spacing w:before="120" w:after="120" w:line="360" w:lineRule="auto"/>
        <w:ind w:left="709" w:hanging="540"/>
        <w:jc w:val="both"/>
        <w:outlineLvl w:val="1"/>
        <w:rPr>
          <w:b/>
          <w:bCs/>
        </w:rPr>
      </w:pPr>
      <w:bookmarkStart w:id="6" w:name="_Toc117475373"/>
      <w:r w:rsidRPr="000B3F58">
        <w:rPr>
          <w:b/>
          <w:bCs/>
          <w:sz w:val="28"/>
        </w:rPr>
        <w:t>Đối tượng và phạm vi nghiên cứu</w:t>
      </w:r>
      <w:bookmarkEnd w:id="6"/>
    </w:p>
    <w:p w14:paraId="23B520E5" w14:textId="5C41D7FF" w:rsidR="0017549F" w:rsidRPr="000B3F58" w:rsidRDefault="001A4334" w:rsidP="001A4334">
      <w:pPr>
        <w:pStyle w:val="ListParagraph"/>
        <w:numPr>
          <w:ilvl w:val="0"/>
          <w:numId w:val="14"/>
        </w:numPr>
        <w:spacing w:before="120" w:after="120" w:line="360" w:lineRule="auto"/>
        <w:jc w:val="both"/>
      </w:pPr>
      <w:r w:rsidRPr="000B3F58">
        <w:t>Định nghĩa, ứng dụng và quy trình xử lý ngôn ngữ nhiên.</w:t>
      </w:r>
    </w:p>
    <w:p w14:paraId="1D1822EE" w14:textId="6C672BE6" w:rsidR="003B2CAA" w:rsidRPr="000B3F58" w:rsidRDefault="003B2CAA" w:rsidP="001A4334">
      <w:pPr>
        <w:pStyle w:val="ListParagraph"/>
        <w:numPr>
          <w:ilvl w:val="0"/>
          <w:numId w:val="14"/>
        </w:numPr>
        <w:spacing w:before="120" w:after="120" w:line="360" w:lineRule="auto"/>
        <w:jc w:val="both"/>
      </w:pPr>
      <w:r w:rsidRPr="000B3F58">
        <w:t>Mạng nơ-ron, các biến thể của mô hình Recurrent Neural Network – RNN, mô hình Sequence-to-Sequence với Attention, các chỉ số đánh giá mô hình và ứng dụng trong tóm tắt văn bản.</w:t>
      </w:r>
      <w:r w:rsidR="0017549F" w:rsidRPr="000B3F58">
        <w:t xml:space="preserve"> </w:t>
      </w:r>
      <w:r w:rsidRPr="000B3F58">
        <w:t xml:space="preserve">Cụ thể </w:t>
      </w:r>
      <w:r w:rsidR="001A4334" w:rsidRPr="000B3F58">
        <w:t>là</w:t>
      </w:r>
      <w:r w:rsidRPr="000B3F58">
        <w:t xml:space="preserve"> áp dụng cho bài toán tóm tắt văn bản tiếng Việt</w:t>
      </w:r>
      <w:r w:rsidR="00674D20">
        <w:t>.</w:t>
      </w:r>
    </w:p>
    <w:p w14:paraId="1596F03C" w14:textId="77777777" w:rsidR="003B2CAA" w:rsidRPr="000B3F58" w:rsidRDefault="003B2CAA" w:rsidP="0017549F">
      <w:pPr>
        <w:pStyle w:val="ListParagraph"/>
        <w:spacing w:before="120" w:after="120" w:line="360" w:lineRule="auto"/>
        <w:ind w:left="0"/>
        <w:jc w:val="both"/>
        <w:rPr>
          <w:b/>
        </w:rPr>
      </w:pPr>
    </w:p>
    <w:p w14:paraId="090E8687" w14:textId="392F8F49" w:rsidR="0017549F" w:rsidRPr="001F1017" w:rsidRDefault="00831622" w:rsidP="0017549F">
      <w:pPr>
        <w:pStyle w:val="ListParagraph"/>
        <w:numPr>
          <w:ilvl w:val="0"/>
          <w:numId w:val="4"/>
        </w:numPr>
        <w:spacing w:before="120" w:after="120" w:line="360" w:lineRule="auto"/>
        <w:ind w:left="709" w:hanging="540"/>
        <w:jc w:val="both"/>
        <w:outlineLvl w:val="1"/>
        <w:rPr>
          <w:b/>
          <w:bCs/>
          <w:sz w:val="28"/>
        </w:rPr>
      </w:pPr>
      <w:bookmarkStart w:id="7" w:name="_Toc117475374"/>
      <w:r w:rsidRPr="000B3F58">
        <w:rPr>
          <w:b/>
          <w:bCs/>
          <w:sz w:val="28"/>
        </w:rPr>
        <w:t>Nội dung nghiên cứu</w:t>
      </w:r>
      <w:bookmarkEnd w:id="7"/>
    </w:p>
    <w:p w14:paraId="05B32A3F" w14:textId="6C1F550B" w:rsidR="00831622" w:rsidRPr="000B3F58" w:rsidRDefault="00831622" w:rsidP="0017549F">
      <w:pPr>
        <w:pStyle w:val="ListParagraph"/>
        <w:spacing w:before="120" w:after="120" w:line="360" w:lineRule="auto"/>
        <w:ind w:left="709"/>
        <w:jc w:val="both"/>
        <w:rPr>
          <w:b/>
          <w:bCs/>
          <w:sz w:val="28"/>
        </w:rPr>
      </w:pPr>
      <w:r w:rsidRPr="000B3F58">
        <w:rPr>
          <w:b/>
          <w:bCs/>
          <w:sz w:val="28"/>
        </w:rPr>
        <w:t>Mở đầu</w:t>
      </w:r>
    </w:p>
    <w:p w14:paraId="0A764BEA" w14:textId="78464F1F" w:rsidR="0017549F" w:rsidRPr="000B3F58" w:rsidRDefault="00831622" w:rsidP="0017549F">
      <w:pPr>
        <w:pStyle w:val="ListParagraph"/>
        <w:spacing w:before="120" w:after="120" w:line="360" w:lineRule="auto"/>
        <w:ind w:left="709"/>
        <w:jc w:val="both"/>
        <w:rPr>
          <w:b/>
          <w:bCs/>
          <w:sz w:val="28"/>
        </w:rPr>
      </w:pPr>
      <w:r w:rsidRPr="000B3F58">
        <w:rPr>
          <w:b/>
          <w:bCs/>
          <w:sz w:val="28"/>
        </w:rPr>
        <w:t xml:space="preserve">Chương 1: </w:t>
      </w:r>
      <w:r w:rsidR="0017549F" w:rsidRPr="000B3F58">
        <w:rPr>
          <w:b/>
          <w:bCs/>
          <w:sz w:val="28"/>
        </w:rPr>
        <w:t xml:space="preserve">Giới thiệu về xử lý ngôn ngữ tự nhiên </w:t>
      </w:r>
    </w:p>
    <w:p w14:paraId="4F980112" w14:textId="5633874A" w:rsidR="00831622" w:rsidRPr="000B3F58" w:rsidRDefault="001A4334" w:rsidP="0017549F">
      <w:pPr>
        <w:pStyle w:val="ListParagraph"/>
        <w:numPr>
          <w:ilvl w:val="1"/>
          <w:numId w:val="13"/>
        </w:numPr>
        <w:spacing w:before="120" w:after="120" w:line="360" w:lineRule="auto"/>
        <w:jc w:val="both"/>
        <w:rPr>
          <w:bCs/>
        </w:rPr>
      </w:pPr>
      <w:r w:rsidRPr="000B3F58">
        <w:rPr>
          <w:bCs/>
        </w:rPr>
        <w:t>Định nghĩa</w:t>
      </w:r>
    </w:p>
    <w:p w14:paraId="11D9FB20" w14:textId="75EAB6A8" w:rsidR="001A4334" w:rsidRPr="000B3F58" w:rsidRDefault="001A4334" w:rsidP="0017549F">
      <w:pPr>
        <w:pStyle w:val="ListParagraph"/>
        <w:numPr>
          <w:ilvl w:val="1"/>
          <w:numId w:val="13"/>
        </w:numPr>
        <w:spacing w:before="120" w:after="120" w:line="360" w:lineRule="auto"/>
        <w:jc w:val="both"/>
        <w:rPr>
          <w:bCs/>
        </w:rPr>
      </w:pPr>
      <w:r w:rsidRPr="000B3F58">
        <w:rPr>
          <w:bCs/>
        </w:rPr>
        <w:t>Ứng dụng</w:t>
      </w:r>
    </w:p>
    <w:p w14:paraId="486E3DBF" w14:textId="6119EF1B" w:rsidR="001A4334" w:rsidRPr="000B3F58" w:rsidRDefault="001A4334" w:rsidP="0017549F">
      <w:pPr>
        <w:pStyle w:val="ListParagraph"/>
        <w:numPr>
          <w:ilvl w:val="1"/>
          <w:numId w:val="13"/>
        </w:numPr>
        <w:spacing w:before="120" w:after="120" w:line="360" w:lineRule="auto"/>
        <w:jc w:val="both"/>
        <w:rPr>
          <w:bCs/>
        </w:rPr>
      </w:pPr>
      <w:r w:rsidRPr="000B3F58">
        <w:rPr>
          <w:bCs/>
        </w:rPr>
        <w:t>Quy trình xử lý ngôn ngữ tự nhiên</w:t>
      </w:r>
    </w:p>
    <w:p w14:paraId="156DF478" w14:textId="2A7A7170" w:rsidR="00831622" w:rsidRPr="000B3F58" w:rsidRDefault="00831622" w:rsidP="0017549F">
      <w:pPr>
        <w:pStyle w:val="ListParagraph"/>
        <w:spacing w:before="120" w:after="120" w:line="360" w:lineRule="auto"/>
        <w:ind w:left="709"/>
        <w:jc w:val="both"/>
        <w:rPr>
          <w:b/>
          <w:sz w:val="28"/>
        </w:rPr>
      </w:pPr>
      <w:r w:rsidRPr="000B3F58">
        <w:rPr>
          <w:b/>
          <w:bCs/>
          <w:sz w:val="28"/>
        </w:rPr>
        <w:t xml:space="preserve">Chương 2: </w:t>
      </w:r>
      <w:r w:rsidR="001A4334" w:rsidRPr="000B3F58">
        <w:rPr>
          <w:b/>
          <w:bCs/>
          <w:sz w:val="28"/>
        </w:rPr>
        <w:t>Tổng quan về tóm tắt văn bản</w:t>
      </w:r>
      <w:r w:rsidRPr="000B3F58">
        <w:rPr>
          <w:b/>
          <w:bCs/>
          <w:sz w:val="28"/>
        </w:rPr>
        <w:t xml:space="preserve"> </w:t>
      </w:r>
    </w:p>
    <w:p w14:paraId="078CEE0A" w14:textId="6BA501E1" w:rsidR="00831622" w:rsidRPr="001F1017" w:rsidRDefault="001A4334" w:rsidP="001F1017">
      <w:pPr>
        <w:pStyle w:val="ListParagraph"/>
        <w:numPr>
          <w:ilvl w:val="1"/>
          <w:numId w:val="4"/>
        </w:numPr>
        <w:spacing w:before="120" w:after="120" w:line="360" w:lineRule="auto"/>
        <w:ind w:hanging="401"/>
        <w:jc w:val="both"/>
      </w:pPr>
      <w:r w:rsidRPr="001F1017">
        <w:t>Tóm tắt văn bản trong xử lý ngôn ngữ tự nhiện là gì?</w:t>
      </w:r>
    </w:p>
    <w:p w14:paraId="635714E8" w14:textId="78B20650" w:rsidR="000B3F58" w:rsidRPr="001F1017" w:rsidRDefault="001A4334" w:rsidP="000B3F58">
      <w:pPr>
        <w:pStyle w:val="ListParagraph"/>
        <w:numPr>
          <w:ilvl w:val="1"/>
          <w:numId w:val="4"/>
        </w:numPr>
        <w:spacing w:before="120" w:after="120" w:line="360" w:lineRule="auto"/>
        <w:ind w:left="1276" w:hanging="567"/>
        <w:jc w:val="both"/>
      </w:pPr>
      <w:r w:rsidRPr="001F1017">
        <w:t>Cách tiếp cận</w:t>
      </w:r>
      <w:r w:rsidR="000B3F58" w:rsidRPr="001F1017">
        <w:t xml:space="preserve"> tóm tắt văn bản</w:t>
      </w:r>
    </w:p>
    <w:p w14:paraId="44949973" w14:textId="147A53DC" w:rsidR="00831622" w:rsidRPr="000B3F58" w:rsidRDefault="000B3F58" w:rsidP="0017549F">
      <w:pPr>
        <w:pStyle w:val="ListParagraph"/>
        <w:spacing w:before="120" w:after="120" w:line="360" w:lineRule="auto"/>
        <w:ind w:left="709"/>
        <w:jc w:val="both"/>
        <w:rPr>
          <w:b/>
          <w:bCs/>
          <w:sz w:val="28"/>
        </w:rPr>
      </w:pPr>
      <w:r>
        <w:rPr>
          <w:b/>
          <w:bCs/>
          <w:sz w:val="28"/>
        </w:rPr>
        <w:lastRenderedPageBreak/>
        <w:t xml:space="preserve">Chương 3: </w:t>
      </w:r>
      <w:r w:rsidR="0026287D">
        <w:rPr>
          <w:b/>
          <w:bCs/>
          <w:sz w:val="28"/>
        </w:rPr>
        <w:t>Tóm tắt văn bản dựa vào học sâu</w:t>
      </w:r>
    </w:p>
    <w:p w14:paraId="7E4E1B53" w14:textId="5A0717F2" w:rsidR="000B3F58" w:rsidRDefault="000B3F58" w:rsidP="000B3F58">
      <w:pPr>
        <w:pStyle w:val="ListParagraph"/>
        <w:numPr>
          <w:ilvl w:val="1"/>
          <w:numId w:val="1"/>
        </w:numPr>
        <w:spacing w:before="120" w:after="120" w:line="360" w:lineRule="auto"/>
        <w:jc w:val="both"/>
        <w:rPr>
          <w:bCs/>
          <w:szCs w:val="26"/>
        </w:rPr>
      </w:pPr>
      <w:r>
        <w:rPr>
          <w:bCs/>
          <w:szCs w:val="26"/>
        </w:rPr>
        <w:t xml:space="preserve">Mạng nơ-ron nhân tạo </w:t>
      </w:r>
    </w:p>
    <w:p w14:paraId="5D2E8843" w14:textId="6506D69D" w:rsidR="000B3F58" w:rsidRDefault="000B3F58" w:rsidP="000B3F58">
      <w:pPr>
        <w:pStyle w:val="ListParagraph"/>
        <w:numPr>
          <w:ilvl w:val="2"/>
          <w:numId w:val="1"/>
        </w:numPr>
        <w:spacing w:before="120" w:after="120" w:line="360" w:lineRule="auto"/>
        <w:jc w:val="both"/>
        <w:rPr>
          <w:bCs/>
          <w:szCs w:val="26"/>
        </w:rPr>
      </w:pPr>
      <w:r>
        <w:rPr>
          <w:bCs/>
          <w:szCs w:val="26"/>
        </w:rPr>
        <w:t>Mạng nơ-ron sâu</w:t>
      </w:r>
    </w:p>
    <w:p w14:paraId="52643294" w14:textId="1B95C6D0" w:rsidR="000B3F58" w:rsidRDefault="00674D20" w:rsidP="000B3F58">
      <w:pPr>
        <w:pStyle w:val="ListParagraph"/>
        <w:numPr>
          <w:ilvl w:val="2"/>
          <w:numId w:val="1"/>
        </w:numPr>
        <w:spacing w:before="120" w:after="120" w:line="360" w:lineRule="auto"/>
        <w:jc w:val="both"/>
        <w:rPr>
          <w:bCs/>
          <w:szCs w:val="26"/>
        </w:rPr>
      </w:pPr>
      <w:r>
        <w:rPr>
          <w:bCs/>
          <w:szCs w:val="26"/>
        </w:rPr>
        <w:t xml:space="preserve">Mạng nơ-ron hồi quy </w:t>
      </w:r>
      <w:r w:rsidR="000B3F58">
        <w:rPr>
          <w:bCs/>
          <w:szCs w:val="26"/>
        </w:rPr>
        <w:t>– RNN</w:t>
      </w:r>
    </w:p>
    <w:p w14:paraId="2A482BFB" w14:textId="7F5F149A" w:rsidR="000B3F58" w:rsidRDefault="00674D20" w:rsidP="000B3F58">
      <w:pPr>
        <w:pStyle w:val="ListParagraph"/>
        <w:numPr>
          <w:ilvl w:val="2"/>
          <w:numId w:val="1"/>
        </w:numPr>
        <w:spacing w:before="120" w:after="120" w:line="360" w:lineRule="auto"/>
        <w:jc w:val="both"/>
        <w:rPr>
          <w:bCs/>
          <w:szCs w:val="26"/>
        </w:rPr>
      </w:pPr>
      <w:r>
        <w:rPr>
          <w:bCs/>
          <w:szCs w:val="26"/>
        </w:rPr>
        <w:t xml:space="preserve">Mạng </w:t>
      </w:r>
      <w:r w:rsidR="000B3F58">
        <w:rPr>
          <w:bCs/>
          <w:szCs w:val="26"/>
        </w:rPr>
        <w:t xml:space="preserve">Long Short Term Memory </w:t>
      </w:r>
      <w:r>
        <w:rPr>
          <w:bCs/>
          <w:szCs w:val="26"/>
        </w:rPr>
        <w:t>- LSTM</w:t>
      </w:r>
    </w:p>
    <w:p w14:paraId="74015549" w14:textId="631F4CDB" w:rsidR="000B3F58" w:rsidRDefault="00B061DC" w:rsidP="00B061DC">
      <w:pPr>
        <w:pStyle w:val="ListParagraph"/>
        <w:numPr>
          <w:ilvl w:val="1"/>
          <w:numId w:val="1"/>
        </w:numPr>
        <w:spacing w:before="120" w:after="120" w:line="360" w:lineRule="auto"/>
        <w:jc w:val="both"/>
        <w:rPr>
          <w:bCs/>
          <w:szCs w:val="26"/>
        </w:rPr>
      </w:pPr>
      <w:r>
        <w:rPr>
          <w:bCs/>
          <w:szCs w:val="26"/>
        </w:rPr>
        <w:t xml:space="preserve">Mô hình </w:t>
      </w:r>
      <w:r w:rsidR="0026287D">
        <w:rPr>
          <w:bCs/>
          <w:szCs w:val="26"/>
        </w:rPr>
        <w:t>tóm tắt văn bản</w:t>
      </w:r>
    </w:p>
    <w:p w14:paraId="31467C1C" w14:textId="67ACCB4B" w:rsidR="00674D20" w:rsidRDefault="00674D20" w:rsidP="00674D20">
      <w:pPr>
        <w:pStyle w:val="ListParagraph"/>
        <w:numPr>
          <w:ilvl w:val="2"/>
          <w:numId w:val="1"/>
        </w:numPr>
        <w:spacing w:before="120" w:after="120" w:line="360" w:lineRule="auto"/>
        <w:jc w:val="both"/>
        <w:rPr>
          <w:bCs/>
          <w:szCs w:val="26"/>
        </w:rPr>
      </w:pPr>
      <w:r>
        <w:rPr>
          <w:bCs/>
          <w:szCs w:val="26"/>
        </w:rPr>
        <w:t>Mô hình Sequence to Sequence</w:t>
      </w:r>
    </w:p>
    <w:p w14:paraId="6AFFE85E" w14:textId="6AE18192" w:rsidR="00674D20" w:rsidRDefault="00674D20" w:rsidP="00674D20">
      <w:pPr>
        <w:pStyle w:val="ListParagraph"/>
        <w:numPr>
          <w:ilvl w:val="2"/>
          <w:numId w:val="1"/>
        </w:numPr>
        <w:spacing w:before="120" w:after="120" w:line="360" w:lineRule="auto"/>
        <w:jc w:val="both"/>
        <w:rPr>
          <w:bCs/>
          <w:szCs w:val="26"/>
        </w:rPr>
      </w:pPr>
      <w:r>
        <w:rPr>
          <w:bCs/>
          <w:szCs w:val="26"/>
        </w:rPr>
        <w:t>Mô hình Sequence to Sequence với Attention</w:t>
      </w:r>
    </w:p>
    <w:p w14:paraId="216B4420" w14:textId="2E65C226" w:rsidR="00B061DC" w:rsidRPr="000B3F58" w:rsidRDefault="00B061DC" w:rsidP="00B061DC">
      <w:pPr>
        <w:pStyle w:val="ListParagraph"/>
        <w:numPr>
          <w:ilvl w:val="1"/>
          <w:numId w:val="1"/>
        </w:numPr>
        <w:spacing w:before="120" w:after="120" w:line="360" w:lineRule="auto"/>
        <w:jc w:val="both"/>
        <w:rPr>
          <w:bCs/>
          <w:szCs w:val="26"/>
        </w:rPr>
      </w:pPr>
      <w:r>
        <w:rPr>
          <w:bCs/>
          <w:szCs w:val="26"/>
        </w:rPr>
        <w:t>Chỉ số đánh giá hệ thống tóm tắt</w:t>
      </w:r>
    </w:p>
    <w:p w14:paraId="5CBD88AA" w14:textId="5156BFC0" w:rsidR="000B3F58" w:rsidRDefault="00B061DC" w:rsidP="0017549F">
      <w:pPr>
        <w:pStyle w:val="ListParagraph"/>
        <w:spacing w:before="120" w:after="120" w:line="360" w:lineRule="auto"/>
        <w:ind w:left="709"/>
        <w:jc w:val="both"/>
        <w:rPr>
          <w:b/>
          <w:bCs/>
          <w:sz w:val="28"/>
          <w:szCs w:val="26"/>
        </w:rPr>
      </w:pPr>
      <w:r w:rsidRPr="00B061DC">
        <w:rPr>
          <w:b/>
          <w:bCs/>
          <w:sz w:val="28"/>
          <w:szCs w:val="26"/>
        </w:rPr>
        <w:t xml:space="preserve">Chương 4: </w:t>
      </w:r>
      <w:r w:rsidR="0026287D">
        <w:rPr>
          <w:b/>
          <w:bCs/>
          <w:sz w:val="28"/>
          <w:szCs w:val="26"/>
        </w:rPr>
        <w:t>X</w:t>
      </w:r>
      <w:r>
        <w:rPr>
          <w:b/>
          <w:bCs/>
          <w:sz w:val="28"/>
          <w:szCs w:val="26"/>
        </w:rPr>
        <w:t>ây dựng hệ thống</w:t>
      </w:r>
      <w:r w:rsidR="0026287D">
        <w:rPr>
          <w:b/>
          <w:bCs/>
          <w:sz w:val="28"/>
          <w:szCs w:val="26"/>
        </w:rPr>
        <w:t xml:space="preserve"> thử nghiệm </w:t>
      </w:r>
      <w:r>
        <w:rPr>
          <w:b/>
          <w:bCs/>
          <w:sz w:val="28"/>
          <w:szCs w:val="26"/>
        </w:rPr>
        <w:t>tóm tắt văn bản tiếng Việt</w:t>
      </w:r>
    </w:p>
    <w:p w14:paraId="7A5BCDD3" w14:textId="7D773F1E" w:rsidR="00B061DC" w:rsidRDefault="00B061DC" w:rsidP="0017549F">
      <w:pPr>
        <w:pStyle w:val="ListParagraph"/>
        <w:spacing w:before="120" w:after="120" w:line="360" w:lineRule="auto"/>
        <w:ind w:left="709"/>
        <w:jc w:val="both"/>
        <w:rPr>
          <w:bCs/>
          <w:szCs w:val="26"/>
        </w:rPr>
      </w:pPr>
      <w:r>
        <w:rPr>
          <w:bCs/>
          <w:szCs w:val="26"/>
        </w:rPr>
        <w:t>4.1. Mô tả bài toán</w:t>
      </w:r>
    </w:p>
    <w:p w14:paraId="62BD6C97" w14:textId="575D0F48" w:rsidR="00B061DC" w:rsidRDefault="00B061DC" w:rsidP="0017549F">
      <w:pPr>
        <w:pStyle w:val="ListParagraph"/>
        <w:spacing w:before="120" w:after="120" w:line="360" w:lineRule="auto"/>
        <w:ind w:left="709"/>
        <w:jc w:val="both"/>
        <w:rPr>
          <w:bCs/>
          <w:szCs w:val="26"/>
        </w:rPr>
      </w:pPr>
      <w:r>
        <w:rPr>
          <w:bCs/>
          <w:szCs w:val="26"/>
        </w:rPr>
        <w:t>4.2. Chuẩn bị dữ liệu</w:t>
      </w:r>
    </w:p>
    <w:p w14:paraId="28202250" w14:textId="23733541" w:rsidR="004B48CE" w:rsidRDefault="004B48CE" w:rsidP="0017549F">
      <w:pPr>
        <w:pStyle w:val="ListParagraph"/>
        <w:spacing w:before="120" w:after="120" w:line="360" w:lineRule="auto"/>
        <w:ind w:left="709"/>
        <w:jc w:val="both"/>
        <w:rPr>
          <w:bCs/>
          <w:szCs w:val="26"/>
        </w:rPr>
      </w:pPr>
      <w:r>
        <w:rPr>
          <w:bCs/>
          <w:szCs w:val="26"/>
        </w:rPr>
        <w:t>4.3. Xây dựng, huấn luyện mô hình</w:t>
      </w:r>
    </w:p>
    <w:p w14:paraId="151EEC25" w14:textId="77777777" w:rsidR="001F1017" w:rsidRDefault="004B48CE" w:rsidP="0017549F">
      <w:pPr>
        <w:pStyle w:val="ListParagraph"/>
        <w:spacing w:before="120" w:after="120" w:line="360" w:lineRule="auto"/>
        <w:ind w:left="709"/>
        <w:jc w:val="both"/>
        <w:rPr>
          <w:bCs/>
          <w:szCs w:val="26"/>
        </w:rPr>
      </w:pPr>
      <w:r>
        <w:rPr>
          <w:bCs/>
          <w:szCs w:val="26"/>
        </w:rPr>
        <w:t>4.4. Đánh giá mô hình</w:t>
      </w:r>
    </w:p>
    <w:p w14:paraId="7D30C245" w14:textId="472264F7" w:rsidR="004B48CE" w:rsidRDefault="001F1017" w:rsidP="0017549F">
      <w:pPr>
        <w:pStyle w:val="ListParagraph"/>
        <w:spacing w:before="120" w:after="120" w:line="360" w:lineRule="auto"/>
        <w:ind w:left="709"/>
        <w:jc w:val="both"/>
        <w:rPr>
          <w:bCs/>
          <w:szCs w:val="26"/>
        </w:rPr>
      </w:pPr>
      <w:r>
        <w:rPr>
          <w:bCs/>
          <w:szCs w:val="26"/>
        </w:rPr>
        <w:t>4.5</w:t>
      </w:r>
      <w:r w:rsidR="004B48CE" w:rsidRPr="001F1017">
        <w:rPr>
          <w:bCs/>
          <w:szCs w:val="26"/>
        </w:rPr>
        <w:t>. Trình bày kết quả</w:t>
      </w:r>
      <w:r>
        <w:rPr>
          <w:bCs/>
          <w:szCs w:val="26"/>
        </w:rPr>
        <w:t xml:space="preserve"> thử nghiệm trên mô hình</w:t>
      </w:r>
    </w:p>
    <w:p w14:paraId="1E6EB0AB" w14:textId="120BEC76" w:rsidR="004B48CE" w:rsidRPr="004B48CE" w:rsidRDefault="001F1017" w:rsidP="0017549F">
      <w:pPr>
        <w:pStyle w:val="ListParagraph"/>
        <w:spacing w:before="120" w:after="120" w:line="360" w:lineRule="auto"/>
        <w:ind w:left="709"/>
        <w:jc w:val="both"/>
        <w:rPr>
          <w:b/>
          <w:bCs/>
          <w:sz w:val="28"/>
          <w:szCs w:val="26"/>
        </w:rPr>
      </w:pPr>
      <w:r>
        <w:rPr>
          <w:b/>
          <w:bCs/>
          <w:sz w:val="28"/>
          <w:szCs w:val="26"/>
        </w:rPr>
        <w:t>Chương 5</w:t>
      </w:r>
      <w:r w:rsidR="004B48CE" w:rsidRPr="004B48CE">
        <w:rPr>
          <w:b/>
          <w:bCs/>
          <w:sz w:val="28"/>
          <w:szCs w:val="26"/>
        </w:rPr>
        <w:t>: Kết luận</w:t>
      </w:r>
    </w:p>
    <w:p w14:paraId="57E35545" w14:textId="6FB00BEF" w:rsidR="004B48CE" w:rsidRDefault="001F1017" w:rsidP="0017549F">
      <w:pPr>
        <w:pStyle w:val="ListParagraph"/>
        <w:spacing w:before="120" w:after="120" w:line="360" w:lineRule="auto"/>
        <w:ind w:left="709"/>
        <w:jc w:val="both"/>
        <w:rPr>
          <w:bCs/>
          <w:szCs w:val="26"/>
        </w:rPr>
      </w:pPr>
      <w:r>
        <w:rPr>
          <w:bCs/>
          <w:szCs w:val="26"/>
        </w:rPr>
        <w:t>5</w:t>
      </w:r>
      <w:r w:rsidR="004B48CE">
        <w:rPr>
          <w:bCs/>
          <w:szCs w:val="26"/>
        </w:rPr>
        <w:t>.1. Những kết quả đạt được</w:t>
      </w:r>
    </w:p>
    <w:p w14:paraId="40374D88" w14:textId="0531BD91" w:rsidR="004B48CE" w:rsidRDefault="001F1017" w:rsidP="0017549F">
      <w:pPr>
        <w:pStyle w:val="ListParagraph"/>
        <w:spacing w:before="120" w:after="120" w:line="360" w:lineRule="auto"/>
        <w:ind w:left="709"/>
        <w:jc w:val="both"/>
        <w:rPr>
          <w:bCs/>
          <w:szCs w:val="26"/>
        </w:rPr>
      </w:pPr>
      <w:r>
        <w:rPr>
          <w:bCs/>
          <w:szCs w:val="26"/>
        </w:rPr>
        <w:t>5</w:t>
      </w:r>
      <w:r w:rsidR="004B48CE">
        <w:rPr>
          <w:bCs/>
          <w:szCs w:val="26"/>
        </w:rPr>
        <w:t>.2. Những hạn chế</w:t>
      </w:r>
    </w:p>
    <w:p w14:paraId="4EE46BAB" w14:textId="1C8E4ADE" w:rsidR="001B6DA5" w:rsidRDefault="001F1017" w:rsidP="0017549F">
      <w:pPr>
        <w:pStyle w:val="ListParagraph"/>
        <w:spacing w:before="120" w:after="120" w:line="360" w:lineRule="auto"/>
        <w:ind w:left="709"/>
        <w:jc w:val="both"/>
        <w:rPr>
          <w:bCs/>
          <w:szCs w:val="26"/>
        </w:rPr>
      </w:pPr>
      <w:r>
        <w:rPr>
          <w:bCs/>
          <w:szCs w:val="26"/>
        </w:rPr>
        <w:t>5</w:t>
      </w:r>
      <w:r w:rsidR="004B48CE">
        <w:rPr>
          <w:bCs/>
          <w:szCs w:val="26"/>
        </w:rPr>
        <w:t>.3. Hướng phát triển</w:t>
      </w:r>
    </w:p>
    <w:p w14:paraId="01FBB8D6" w14:textId="00BA62B3" w:rsidR="001B6DA5" w:rsidRDefault="001B6DA5" w:rsidP="0017549F">
      <w:pPr>
        <w:pStyle w:val="ListParagraph"/>
        <w:spacing w:before="120" w:after="120" w:line="360" w:lineRule="auto"/>
        <w:ind w:left="709"/>
        <w:jc w:val="both"/>
        <w:rPr>
          <w:bCs/>
          <w:szCs w:val="26"/>
        </w:rPr>
      </w:pPr>
    </w:p>
    <w:p w14:paraId="1386F517" w14:textId="77777777" w:rsidR="00831622" w:rsidRPr="001B6DA5" w:rsidRDefault="00831622" w:rsidP="0017549F">
      <w:pPr>
        <w:pStyle w:val="ListParagraph"/>
        <w:numPr>
          <w:ilvl w:val="0"/>
          <w:numId w:val="4"/>
        </w:numPr>
        <w:spacing w:before="120" w:after="120" w:line="360" w:lineRule="auto"/>
        <w:ind w:left="709" w:hanging="540"/>
        <w:jc w:val="both"/>
        <w:outlineLvl w:val="1"/>
        <w:rPr>
          <w:b/>
          <w:bCs/>
          <w:sz w:val="28"/>
        </w:rPr>
      </w:pPr>
      <w:bookmarkStart w:id="8" w:name="_Toc117475375"/>
      <w:r w:rsidRPr="001B6DA5">
        <w:rPr>
          <w:b/>
          <w:bCs/>
          <w:sz w:val="28"/>
        </w:rPr>
        <w:t>Phương pháp nghiên cứu</w:t>
      </w:r>
      <w:bookmarkEnd w:id="8"/>
    </w:p>
    <w:p w14:paraId="3B753FA2" w14:textId="374CE602" w:rsidR="00831622" w:rsidRDefault="00831622" w:rsidP="0017549F">
      <w:pPr>
        <w:pStyle w:val="ListParagraph"/>
        <w:numPr>
          <w:ilvl w:val="0"/>
          <w:numId w:val="5"/>
        </w:numPr>
        <w:spacing w:before="120" w:after="120" w:line="360" w:lineRule="auto"/>
        <w:ind w:left="709"/>
        <w:jc w:val="both"/>
      </w:pPr>
      <w:r w:rsidRPr="001B6DA5">
        <w:t>Tìm hiể</w:t>
      </w:r>
      <w:r w:rsidR="001B6DA5">
        <w:t>u về xử lý ngôn ngữ tự nhiên</w:t>
      </w:r>
      <w:r w:rsidRPr="001B6DA5">
        <w:t>.</w:t>
      </w:r>
    </w:p>
    <w:p w14:paraId="1C20A4AF" w14:textId="5C8991B7" w:rsidR="001B6DA5" w:rsidRPr="001B6DA5" w:rsidRDefault="001B6DA5" w:rsidP="0017549F">
      <w:pPr>
        <w:pStyle w:val="ListParagraph"/>
        <w:numPr>
          <w:ilvl w:val="0"/>
          <w:numId w:val="5"/>
        </w:numPr>
        <w:spacing w:before="120" w:after="120" w:line="360" w:lineRule="auto"/>
        <w:ind w:left="709"/>
        <w:jc w:val="both"/>
      </w:pPr>
      <w:r>
        <w:t>Tìm hiểu về</w:t>
      </w:r>
      <w:r w:rsidR="00E00A6D">
        <w:t xml:space="preserve"> mô hình Sequence to Sequence với Attention và các vấn đề liên quan cho việc tóm tắt văn bản tiếng Việt.</w:t>
      </w:r>
    </w:p>
    <w:p w14:paraId="1C17003F" w14:textId="2EA34086" w:rsidR="00831622" w:rsidRPr="001B6DA5" w:rsidRDefault="00831622" w:rsidP="0017549F">
      <w:pPr>
        <w:pStyle w:val="ListParagraph"/>
        <w:numPr>
          <w:ilvl w:val="0"/>
          <w:numId w:val="5"/>
        </w:numPr>
        <w:spacing w:before="120" w:after="120" w:line="360" w:lineRule="auto"/>
        <w:ind w:left="709"/>
        <w:jc w:val="both"/>
      </w:pPr>
      <w:r w:rsidRPr="001B6DA5">
        <w:t xml:space="preserve">Cài đặt chương trình thử nghiệm và đánh giá kết quả </w:t>
      </w:r>
      <w:r w:rsidR="00E00A6D">
        <w:t>tóm tắt</w:t>
      </w:r>
      <w:r w:rsidRPr="001B6DA5">
        <w:t>.</w:t>
      </w:r>
    </w:p>
    <w:p w14:paraId="397134EC" w14:textId="6FBF165A" w:rsidR="00831622" w:rsidRDefault="00831622" w:rsidP="0017549F">
      <w:pPr>
        <w:pStyle w:val="ListParagraph"/>
        <w:spacing w:before="120" w:after="120" w:line="360" w:lineRule="auto"/>
        <w:jc w:val="both"/>
        <w:rPr>
          <w:b/>
          <w:bCs/>
        </w:rPr>
      </w:pPr>
    </w:p>
    <w:p w14:paraId="10C97A00" w14:textId="0A74DC89" w:rsidR="001F1017" w:rsidRDefault="001F1017" w:rsidP="0017549F">
      <w:pPr>
        <w:pStyle w:val="ListParagraph"/>
        <w:spacing w:before="120" w:after="120" w:line="360" w:lineRule="auto"/>
        <w:jc w:val="both"/>
        <w:rPr>
          <w:b/>
          <w:bCs/>
        </w:rPr>
      </w:pPr>
    </w:p>
    <w:p w14:paraId="403D2227" w14:textId="073DCF57" w:rsidR="001F1017" w:rsidRDefault="001F1017" w:rsidP="0017549F">
      <w:pPr>
        <w:pStyle w:val="ListParagraph"/>
        <w:spacing w:before="120" w:after="120" w:line="360" w:lineRule="auto"/>
        <w:jc w:val="both"/>
        <w:rPr>
          <w:b/>
          <w:bCs/>
        </w:rPr>
      </w:pPr>
    </w:p>
    <w:p w14:paraId="6947FE2A" w14:textId="77777777" w:rsidR="001F1017" w:rsidRPr="000B3F58" w:rsidRDefault="001F1017" w:rsidP="0017549F">
      <w:pPr>
        <w:pStyle w:val="ListParagraph"/>
        <w:spacing w:before="120" w:after="120" w:line="360" w:lineRule="auto"/>
        <w:jc w:val="both"/>
        <w:rPr>
          <w:b/>
          <w:bCs/>
        </w:rPr>
      </w:pPr>
    </w:p>
    <w:p w14:paraId="470818E0" w14:textId="2F25F80D" w:rsidR="00831622" w:rsidRDefault="00831622" w:rsidP="0017549F">
      <w:pPr>
        <w:pStyle w:val="ListParagraph"/>
        <w:numPr>
          <w:ilvl w:val="0"/>
          <w:numId w:val="1"/>
        </w:numPr>
        <w:spacing w:before="120" w:after="120" w:line="360" w:lineRule="auto"/>
        <w:jc w:val="both"/>
        <w:outlineLvl w:val="0"/>
        <w:rPr>
          <w:b/>
          <w:bCs/>
          <w:sz w:val="32"/>
        </w:rPr>
      </w:pPr>
      <w:bookmarkStart w:id="9" w:name="_Toc117475376"/>
      <w:r w:rsidRPr="00E00A6D">
        <w:rPr>
          <w:b/>
          <w:bCs/>
          <w:sz w:val="32"/>
        </w:rPr>
        <w:lastRenderedPageBreak/>
        <w:t>Dự đoán kết quả</w:t>
      </w:r>
      <w:bookmarkEnd w:id="9"/>
    </w:p>
    <w:p w14:paraId="5EA9E60F" w14:textId="1853C77A" w:rsidR="00E00A6D" w:rsidRDefault="00E00A6D" w:rsidP="00E00A6D">
      <w:pPr>
        <w:pStyle w:val="ListParagraph"/>
        <w:spacing w:before="120" w:after="120" w:line="360" w:lineRule="auto"/>
        <w:ind w:left="0"/>
        <w:jc w:val="both"/>
        <w:rPr>
          <w:bCs/>
          <w:szCs w:val="26"/>
        </w:rPr>
      </w:pPr>
      <w:r>
        <w:rPr>
          <w:bCs/>
          <w:szCs w:val="26"/>
        </w:rPr>
        <w:tab/>
        <w:t>Nghiên cứu thành công trong việc sử dụng mạng nơ-ron sâu cụ thể là mô hình Sequence to Sequence với Attention cho bài toán tóm tắt văn bản tiếng Việt. Nắm được các kiến thức liên quan trong việc triển khai bài toán.</w:t>
      </w:r>
    </w:p>
    <w:p w14:paraId="0753D63B" w14:textId="6F1EF6B7" w:rsidR="00831622" w:rsidRPr="000B3F58" w:rsidRDefault="00831622" w:rsidP="00E00A6D">
      <w:pPr>
        <w:pStyle w:val="ListParagraph"/>
        <w:jc w:val="both"/>
        <w:rPr>
          <w:b/>
        </w:rPr>
      </w:pPr>
    </w:p>
    <w:p w14:paraId="364E562C" w14:textId="77777777" w:rsidR="00831622" w:rsidRPr="00E00A6D" w:rsidRDefault="00831622" w:rsidP="00E00A6D">
      <w:pPr>
        <w:pStyle w:val="ListParagraph"/>
        <w:numPr>
          <w:ilvl w:val="0"/>
          <w:numId w:val="1"/>
        </w:numPr>
        <w:spacing w:before="120" w:after="120" w:line="360" w:lineRule="auto"/>
        <w:jc w:val="both"/>
        <w:outlineLvl w:val="0"/>
        <w:rPr>
          <w:b/>
          <w:bCs/>
          <w:sz w:val="32"/>
        </w:rPr>
      </w:pPr>
      <w:bookmarkStart w:id="10" w:name="_Toc117475377"/>
      <w:r w:rsidRPr="00E00A6D">
        <w:rPr>
          <w:b/>
          <w:bCs/>
          <w:sz w:val="32"/>
        </w:rPr>
        <w:t>Tài liệu tham khảo</w:t>
      </w:r>
      <w:bookmarkEnd w:id="10"/>
    </w:p>
    <w:p w14:paraId="41D397C3" w14:textId="1096897F" w:rsidR="00831622" w:rsidRPr="00D814E0" w:rsidRDefault="00675A0F" w:rsidP="00E00A6D">
      <w:pPr>
        <w:pStyle w:val="ListParagraph"/>
        <w:numPr>
          <w:ilvl w:val="0"/>
          <w:numId w:val="15"/>
        </w:numPr>
        <w:jc w:val="both"/>
        <w:rPr>
          <w:strike/>
          <w:color w:val="FF0000"/>
        </w:rPr>
      </w:pPr>
      <w:hyperlink r:id="rId9" w:anchor="h2_1" w:history="1">
        <w:r w:rsidR="00E00A6D" w:rsidRPr="00D814E0">
          <w:rPr>
            <w:rStyle w:val="Hyperlink"/>
            <w:strike/>
            <w:color w:val="FF0000"/>
          </w:rPr>
          <w:t>https://www.analyticsvidhya.com/blog/2019/06/comprehensive-guide-text-summarization-using-deep-learning-python/#h2_1</w:t>
        </w:r>
      </w:hyperlink>
    </w:p>
    <w:p w14:paraId="7A257EE3" w14:textId="2586C3BE" w:rsidR="00E00A6D" w:rsidRPr="00D814E0" w:rsidRDefault="00675A0F" w:rsidP="00E00A6D">
      <w:pPr>
        <w:pStyle w:val="ListParagraph"/>
        <w:numPr>
          <w:ilvl w:val="0"/>
          <w:numId w:val="15"/>
        </w:numPr>
        <w:jc w:val="both"/>
        <w:rPr>
          <w:strike/>
          <w:color w:val="FF0000"/>
        </w:rPr>
      </w:pPr>
      <w:hyperlink r:id="rId10" w:anchor="h2_4" w:history="1">
        <w:r w:rsidR="00E00A6D" w:rsidRPr="00D814E0">
          <w:rPr>
            <w:rStyle w:val="Hyperlink"/>
            <w:strike/>
            <w:color w:val="FF0000"/>
          </w:rPr>
          <w:t>https://www.analyticsvidhya.com/blog/2019/06/comprehensive-guide-text-summarization-using-deep-learning-python/#h2_4</w:t>
        </w:r>
      </w:hyperlink>
      <w:r w:rsidR="00E00A6D" w:rsidRPr="00D814E0">
        <w:rPr>
          <w:strike/>
          <w:color w:val="FF0000"/>
        </w:rPr>
        <w:t xml:space="preserve"> </w:t>
      </w:r>
    </w:p>
    <w:p w14:paraId="75EFBC3C" w14:textId="352628DE" w:rsidR="00E00A6D" w:rsidRPr="00D814E0" w:rsidRDefault="00675A0F" w:rsidP="00E00A6D">
      <w:pPr>
        <w:pStyle w:val="ListParagraph"/>
        <w:numPr>
          <w:ilvl w:val="0"/>
          <w:numId w:val="15"/>
        </w:numPr>
        <w:jc w:val="both"/>
        <w:rPr>
          <w:strike/>
          <w:color w:val="FF0000"/>
        </w:rPr>
      </w:pPr>
      <w:hyperlink r:id="rId11" w:history="1">
        <w:r w:rsidR="00E00A6D" w:rsidRPr="00D814E0">
          <w:rPr>
            <w:rStyle w:val="Hyperlink"/>
            <w:strike/>
            <w:color w:val="FF0000"/>
          </w:rPr>
          <w:t>https://www.linkedin.com/pulse/nlp-text-summarization-overview-madhav-mishra/</w:t>
        </w:r>
      </w:hyperlink>
    </w:p>
    <w:p w14:paraId="2A9791EE" w14:textId="03DC9105" w:rsidR="00E00A6D" w:rsidRPr="00D814E0" w:rsidRDefault="00675A0F" w:rsidP="00E00A6D">
      <w:pPr>
        <w:pStyle w:val="ListParagraph"/>
        <w:numPr>
          <w:ilvl w:val="0"/>
          <w:numId w:val="15"/>
        </w:numPr>
        <w:jc w:val="both"/>
        <w:rPr>
          <w:strike/>
          <w:color w:val="FF0000"/>
        </w:rPr>
      </w:pPr>
      <w:hyperlink r:id="rId12" w:history="1">
        <w:r w:rsidR="00E00A6D" w:rsidRPr="00D814E0">
          <w:rPr>
            <w:rStyle w:val="Hyperlink"/>
            <w:strike/>
            <w:color w:val="FF0000"/>
          </w:rPr>
          <w:t>https://towardsdatascience.com/understand-text-summarization-and-create-your-own-summarizer-in-python-b26a9f09fc70</w:t>
        </w:r>
      </w:hyperlink>
    </w:p>
    <w:p w14:paraId="466CF6C1" w14:textId="7CBF122A" w:rsidR="00E00A6D" w:rsidRPr="00D814E0" w:rsidRDefault="00675A0F" w:rsidP="00E00A6D">
      <w:pPr>
        <w:pStyle w:val="ListParagraph"/>
        <w:numPr>
          <w:ilvl w:val="0"/>
          <w:numId w:val="15"/>
        </w:numPr>
        <w:jc w:val="both"/>
        <w:rPr>
          <w:strike/>
          <w:color w:val="FF0000"/>
        </w:rPr>
      </w:pPr>
      <w:hyperlink r:id="rId13" w:history="1">
        <w:r w:rsidR="00E00A6D" w:rsidRPr="00D814E0">
          <w:rPr>
            <w:rStyle w:val="Hyperlink"/>
            <w:strike/>
            <w:color w:val="FF0000"/>
          </w:rPr>
          <w:t>https://blog.ekbana.com/automatic-text-summarization-542b78163429</w:t>
        </w:r>
      </w:hyperlink>
    </w:p>
    <w:p w14:paraId="228C037A" w14:textId="56CA03B2" w:rsidR="00E00A6D" w:rsidRPr="00D814E0" w:rsidRDefault="00675A0F" w:rsidP="00E00A6D">
      <w:pPr>
        <w:pStyle w:val="ListParagraph"/>
        <w:numPr>
          <w:ilvl w:val="0"/>
          <w:numId w:val="15"/>
        </w:numPr>
        <w:jc w:val="both"/>
        <w:rPr>
          <w:strike/>
          <w:color w:val="FF0000"/>
        </w:rPr>
      </w:pPr>
      <w:hyperlink r:id="rId14" w:history="1">
        <w:r w:rsidR="00E00A6D" w:rsidRPr="00D814E0">
          <w:rPr>
            <w:rStyle w:val="Hyperlink"/>
            <w:strike/>
            <w:color w:val="FF0000"/>
          </w:rPr>
          <w:t>https://towardsdatascience.com/understanding-encoder-decoder-sequence-to-sequence-model-679e04af4346</w:t>
        </w:r>
      </w:hyperlink>
    </w:p>
    <w:p w14:paraId="3A6F79AF" w14:textId="4D495D31" w:rsidR="00E00A6D" w:rsidRPr="00D814E0" w:rsidRDefault="00675A0F" w:rsidP="00E00A6D">
      <w:pPr>
        <w:pStyle w:val="ListParagraph"/>
        <w:numPr>
          <w:ilvl w:val="0"/>
          <w:numId w:val="15"/>
        </w:numPr>
        <w:jc w:val="both"/>
        <w:rPr>
          <w:strike/>
          <w:color w:val="FF0000"/>
        </w:rPr>
      </w:pPr>
      <w:hyperlink r:id="rId15" w:history="1">
        <w:r w:rsidR="00E00A6D" w:rsidRPr="00D814E0">
          <w:rPr>
            <w:rStyle w:val="Hyperlink"/>
            <w:strike/>
            <w:color w:val="FF0000"/>
          </w:rPr>
          <w:t>https://medium.com/analytics-vidhya/encoders-decoders-sequence-to-sequence-architecture-5644efbb3392</w:t>
        </w:r>
      </w:hyperlink>
    </w:p>
    <w:p w14:paraId="089DCCDF" w14:textId="4F543C3C" w:rsidR="00E00A6D" w:rsidRPr="00D814E0" w:rsidRDefault="00675A0F" w:rsidP="00E00A6D">
      <w:pPr>
        <w:pStyle w:val="ListParagraph"/>
        <w:numPr>
          <w:ilvl w:val="0"/>
          <w:numId w:val="15"/>
        </w:numPr>
        <w:jc w:val="both"/>
        <w:rPr>
          <w:strike/>
          <w:color w:val="FF0000"/>
        </w:rPr>
      </w:pPr>
      <w:hyperlink r:id="rId16" w:history="1">
        <w:r w:rsidR="00E00A6D" w:rsidRPr="00D814E0">
          <w:rPr>
            <w:rStyle w:val="Hyperlink"/>
            <w:strike/>
            <w:color w:val="FF0000"/>
          </w:rPr>
          <w:t>https://github.com/duyvuleo/VNTC/tree/master/Data/10Topics/Ver1.1</w:t>
        </w:r>
      </w:hyperlink>
    </w:p>
    <w:p w14:paraId="155E9449" w14:textId="77777777" w:rsidR="00E00A6D" w:rsidRDefault="00E00A6D" w:rsidP="00E00A6D">
      <w:pPr>
        <w:pStyle w:val="ListParagraph"/>
        <w:jc w:val="both"/>
      </w:pPr>
    </w:p>
    <w:p w14:paraId="78E2A4DD" w14:textId="234F6C1C" w:rsidR="00B93077" w:rsidRDefault="00B93077">
      <w:pPr>
        <w:rPr>
          <w:b/>
        </w:rPr>
      </w:pPr>
      <w:r>
        <w:rPr>
          <w:b/>
        </w:rPr>
        <w:br w:type="page"/>
      </w:r>
    </w:p>
    <w:p w14:paraId="38F338E0" w14:textId="77777777" w:rsidR="00E00A6D" w:rsidRPr="000B3F58" w:rsidRDefault="00E00A6D" w:rsidP="00E00A6D">
      <w:pPr>
        <w:pStyle w:val="ListParagraph"/>
        <w:ind w:left="0"/>
        <w:jc w:val="both"/>
        <w:rPr>
          <w:b/>
        </w:rPr>
      </w:pPr>
    </w:p>
    <w:p w14:paraId="4C2394DC" w14:textId="5B5B4C00" w:rsidR="00170A2F" w:rsidRPr="00170A2F" w:rsidRDefault="00831622" w:rsidP="00170A2F">
      <w:pPr>
        <w:pStyle w:val="ListParagraph"/>
        <w:numPr>
          <w:ilvl w:val="0"/>
          <w:numId w:val="1"/>
        </w:numPr>
        <w:jc w:val="both"/>
        <w:outlineLvl w:val="0"/>
        <w:rPr>
          <w:b/>
          <w:bCs/>
          <w:sz w:val="32"/>
        </w:rPr>
      </w:pPr>
      <w:bookmarkStart w:id="11" w:name="_Toc117475378"/>
      <w:r w:rsidRPr="00CF537D">
        <w:rPr>
          <w:b/>
          <w:bCs/>
          <w:sz w:val="32"/>
        </w:rPr>
        <w:t>Kế hoạch thực hiện đề tài</w:t>
      </w:r>
      <w:bookmarkEnd w:id="11"/>
    </w:p>
    <w:tbl>
      <w:tblPr>
        <w:tblW w:w="9110"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2835"/>
        <w:gridCol w:w="2097"/>
        <w:gridCol w:w="3402"/>
      </w:tblGrid>
      <w:tr w:rsidR="00831622" w:rsidRPr="000B3F58" w14:paraId="4CC07827" w14:textId="77777777" w:rsidTr="004728EA">
        <w:tc>
          <w:tcPr>
            <w:tcW w:w="776" w:type="dxa"/>
          </w:tcPr>
          <w:p w14:paraId="49026380"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STT</w:t>
            </w:r>
          </w:p>
        </w:tc>
        <w:tc>
          <w:tcPr>
            <w:tcW w:w="2835" w:type="dxa"/>
          </w:tcPr>
          <w:p w14:paraId="7BB00255"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Nội dung thực hiện</w:t>
            </w:r>
          </w:p>
        </w:tc>
        <w:tc>
          <w:tcPr>
            <w:tcW w:w="2097" w:type="dxa"/>
          </w:tcPr>
          <w:p w14:paraId="2A56791B"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Thời gian</w:t>
            </w:r>
          </w:p>
        </w:tc>
        <w:tc>
          <w:tcPr>
            <w:tcW w:w="3402" w:type="dxa"/>
          </w:tcPr>
          <w:p w14:paraId="5270CEF5"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Kết quả dự kiến</w:t>
            </w:r>
          </w:p>
        </w:tc>
      </w:tr>
      <w:tr w:rsidR="00831622" w:rsidRPr="000B3F58" w14:paraId="1C1DF705" w14:textId="77777777" w:rsidTr="009310D6">
        <w:tc>
          <w:tcPr>
            <w:tcW w:w="776" w:type="dxa"/>
            <w:vAlign w:val="center"/>
          </w:tcPr>
          <w:p w14:paraId="0ECE4045" w14:textId="77777777" w:rsidR="00831622" w:rsidRPr="00B93077" w:rsidRDefault="00831622" w:rsidP="009310D6">
            <w:pPr>
              <w:pStyle w:val="NoSpacing"/>
              <w:spacing w:line="360" w:lineRule="auto"/>
              <w:ind w:right="23" w:firstLine="17"/>
              <w:jc w:val="center"/>
              <w:rPr>
                <w:b w:val="0"/>
                <w:sz w:val="26"/>
                <w:szCs w:val="26"/>
              </w:rPr>
            </w:pPr>
            <w:r w:rsidRPr="00B93077">
              <w:rPr>
                <w:b w:val="0"/>
                <w:sz w:val="26"/>
                <w:szCs w:val="26"/>
              </w:rPr>
              <w:t>1</w:t>
            </w:r>
          </w:p>
        </w:tc>
        <w:tc>
          <w:tcPr>
            <w:tcW w:w="2835" w:type="dxa"/>
            <w:vAlign w:val="center"/>
          </w:tcPr>
          <w:p w14:paraId="042C5CA9" w14:textId="0D99391A" w:rsidR="00831622" w:rsidRPr="00B93077" w:rsidRDefault="00831622" w:rsidP="009310D6">
            <w:pPr>
              <w:pStyle w:val="NoSpacing"/>
              <w:ind w:firstLine="0"/>
              <w:rPr>
                <w:b w:val="0"/>
                <w:sz w:val="26"/>
                <w:szCs w:val="26"/>
              </w:rPr>
            </w:pPr>
            <w:r w:rsidRPr="00B93077">
              <w:rPr>
                <w:b w:val="0"/>
                <w:sz w:val="26"/>
                <w:szCs w:val="26"/>
              </w:rPr>
              <w:t>Xác định đề tài</w:t>
            </w:r>
          </w:p>
        </w:tc>
        <w:tc>
          <w:tcPr>
            <w:tcW w:w="2097" w:type="dxa"/>
            <w:vAlign w:val="center"/>
          </w:tcPr>
          <w:p w14:paraId="34EB8348" w14:textId="4D3882D9" w:rsidR="00831622" w:rsidRPr="00B93077" w:rsidRDefault="00831622" w:rsidP="009310D6">
            <w:pPr>
              <w:pStyle w:val="NoSpacing"/>
              <w:ind w:firstLine="0"/>
              <w:jc w:val="center"/>
              <w:rPr>
                <w:b w:val="0"/>
                <w:sz w:val="26"/>
                <w:szCs w:val="26"/>
              </w:rPr>
            </w:pPr>
            <w:r w:rsidRPr="00B93077">
              <w:rPr>
                <w:b w:val="0"/>
                <w:sz w:val="26"/>
                <w:szCs w:val="26"/>
              </w:rPr>
              <w:t>10</w:t>
            </w:r>
            <w:r w:rsidR="00B93077" w:rsidRPr="00B93077">
              <w:rPr>
                <w:b w:val="0"/>
                <w:sz w:val="26"/>
                <w:szCs w:val="26"/>
              </w:rPr>
              <w:t>/2022</w:t>
            </w:r>
          </w:p>
        </w:tc>
        <w:tc>
          <w:tcPr>
            <w:tcW w:w="3402" w:type="dxa"/>
            <w:vAlign w:val="center"/>
          </w:tcPr>
          <w:p w14:paraId="4A182A5C" w14:textId="1EEA6CDA" w:rsidR="00831622" w:rsidRPr="00B93077" w:rsidRDefault="00B93077" w:rsidP="009310D6">
            <w:pPr>
              <w:jc w:val="both"/>
            </w:pPr>
            <w:r w:rsidRPr="00B93077">
              <w:t xml:space="preserve">Đề </w:t>
            </w:r>
            <w:r w:rsidR="00831622" w:rsidRPr="00B93077">
              <w:t xml:space="preserve">tài: </w:t>
            </w:r>
            <w:r w:rsidRPr="00B93077">
              <w:t>Ứng dụng Deep Learning trong việc tóm tắt văn bản tiếng Việt.</w:t>
            </w:r>
          </w:p>
        </w:tc>
      </w:tr>
      <w:tr w:rsidR="00831622" w:rsidRPr="000B3F58" w14:paraId="15502A4A" w14:textId="77777777" w:rsidTr="009310D6">
        <w:tc>
          <w:tcPr>
            <w:tcW w:w="776" w:type="dxa"/>
            <w:vAlign w:val="center"/>
          </w:tcPr>
          <w:p w14:paraId="449A4E5D"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2</w:t>
            </w:r>
          </w:p>
        </w:tc>
        <w:tc>
          <w:tcPr>
            <w:tcW w:w="2835" w:type="dxa"/>
            <w:vAlign w:val="center"/>
          </w:tcPr>
          <w:p w14:paraId="4ABDEB1E" w14:textId="77777777" w:rsidR="00B93077" w:rsidRDefault="00831622" w:rsidP="009310D6">
            <w:pPr>
              <w:pStyle w:val="NoSpacing"/>
              <w:spacing w:before="120" w:line="360" w:lineRule="auto"/>
              <w:ind w:firstLine="17"/>
              <w:rPr>
                <w:b w:val="0"/>
                <w:sz w:val="26"/>
                <w:szCs w:val="26"/>
              </w:rPr>
            </w:pPr>
            <w:r w:rsidRPr="00B93077">
              <w:rPr>
                <w:b w:val="0"/>
                <w:sz w:val="26"/>
                <w:szCs w:val="26"/>
              </w:rPr>
              <w:t>Xác định n</w:t>
            </w:r>
            <w:r w:rsidR="00B93077">
              <w:rPr>
                <w:b w:val="0"/>
                <w:sz w:val="26"/>
                <w:szCs w:val="26"/>
              </w:rPr>
              <w:t xml:space="preserve">guồn tài liệu tham khảo chính. </w:t>
            </w:r>
          </w:p>
          <w:p w14:paraId="18F190DD" w14:textId="0D171CF0" w:rsidR="00831622" w:rsidRPr="00B93077" w:rsidRDefault="00831622" w:rsidP="009310D6">
            <w:pPr>
              <w:pStyle w:val="NoSpacing"/>
              <w:spacing w:before="120" w:line="360" w:lineRule="auto"/>
              <w:ind w:firstLine="17"/>
              <w:rPr>
                <w:b w:val="0"/>
                <w:sz w:val="26"/>
                <w:szCs w:val="26"/>
              </w:rPr>
            </w:pPr>
            <w:r w:rsidRPr="00B93077">
              <w:rPr>
                <w:rFonts w:eastAsiaTheme="minorHAnsi"/>
                <w:b w:val="0"/>
                <w:bCs w:val="0"/>
                <w:sz w:val="26"/>
                <w:szCs w:val="26"/>
              </w:rPr>
              <w:t>Nghiên cứu tài liệu, các ngôn ngữ lập trình và tìm hiểu các công cụ hỗ trợ cần thiết.</w:t>
            </w:r>
          </w:p>
          <w:p w14:paraId="65BE4DF6" w14:textId="0AAD26D3" w:rsidR="00B93077" w:rsidRPr="00B93077" w:rsidRDefault="00B93077" w:rsidP="009310D6">
            <w:pPr>
              <w:pStyle w:val="NoSpacing"/>
              <w:spacing w:before="120" w:line="360" w:lineRule="auto"/>
              <w:ind w:firstLine="17"/>
              <w:rPr>
                <w:b w:val="0"/>
                <w:sz w:val="26"/>
                <w:szCs w:val="26"/>
              </w:rPr>
            </w:pPr>
            <w:r>
              <w:rPr>
                <w:b w:val="0"/>
                <w:sz w:val="26"/>
                <w:szCs w:val="26"/>
              </w:rPr>
              <w:t>Tìm hiểu về định nghĩa, ứng dụng, quy trình xử lý ngôn ngữ tự nhiên và tổng quan về tóm tắt văn bản</w:t>
            </w:r>
          </w:p>
        </w:tc>
        <w:tc>
          <w:tcPr>
            <w:tcW w:w="2097" w:type="dxa"/>
            <w:vAlign w:val="center"/>
          </w:tcPr>
          <w:p w14:paraId="50C1D1EC" w14:textId="6CAEB889" w:rsidR="00831622" w:rsidRPr="00B93077" w:rsidRDefault="00831622" w:rsidP="009310D6">
            <w:pPr>
              <w:pStyle w:val="NoSpacing"/>
              <w:spacing w:before="120" w:line="360" w:lineRule="auto"/>
              <w:ind w:firstLine="17"/>
              <w:jc w:val="center"/>
              <w:rPr>
                <w:b w:val="0"/>
                <w:sz w:val="26"/>
                <w:szCs w:val="26"/>
              </w:rPr>
            </w:pPr>
            <w:r w:rsidRPr="00B93077">
              <w:rPr>
                <w:b w:val="0"/>
                <w:sz w:val="26"/>
                <w:szCs w:val="26"/>
              </w:rPr>
              <w:t>11/</w:t>
            </w:r>
            <w:r w:rsidR="00B93077">
              <w:rPr>
                <w:b w:val="0"/>
                <w:sz w:val="26"/>
                <w:szCs w:val="26"/>
              </w:rPr>
              <w:t>2022</w:t>
            </w:r>
          </w:p>
        </w:tc>
        <w:tc>
          <w:tcPr>
            <w:tcW w:w="3402" w:type="dxa"/>
            <w:vAlign w:val="center"/>
          </w:tcPr>
          <w:p w14:paraId="369F38BB" w14:textId="1233C89A" w:rsidR="00B93077" w:rsidRPr="00B93077" w:rsidRDefault="00831622" w:rsidP="009310D6">
            <w:pPr>
              <w:pStyle w:val="NoSpacing"/>
              <w:spacing w:before="120" w:line="360" w:lineRule="auto"/>
              <w:ind w:firstLine="17"/>
              <w:rPr>
                <w:b w:val="0"/>
                <w:sz w:val="26"/>
                <w:szCs w:val="26"/>
              </w:rPr>
            </w:pPr>
            <w:r w:rsidRPr="00B93077">
              <w:rPr>
                <w:b w:val="0"/>
                <w:sz w:val="26"/>
                <w:szCs w:val="26"/>
              </w:rPr>
              <w:t>Danh mục tài liệu tham khảo</w:t>
            </w:r>
            <w:r w:rsidR="00B93077">
              <w:rPr>
                <w:b w:val="0"/>
                <w:sz w:val="26"/>
                <w:szCs w:val="26"/>
              </w:rPr>
              <w:t>. Nắm được các công việc của xử lý ngôn ngữ tự nhiên và tóm tắt văn bản.</w:t>
            </w:r>
          </w:p>
        </w:tc>
      </w:tr>
      <w:tr w:rsidR="00831622" w:rsidRPr="000B3F58" w14:paraId="4841F426" w14:textId="77777777" w:rsidTr="009310D6">
        <w:tc>
          <w:tcPr>
            <w:tcW w:w="776" w:type="dxa"/>
            <w:vAlign w:val="center"/>
          </w:tcPr>
          <w:p w14:paraId="3F730FE1" w14:textId="54374D9D" w:rsidR="00831622" w:rsidRPr="00B93077" w:rsidRDefault="00B93077" w:rsidP="009310D6">
            <w:pPr>
              <w:pStyle w:val="NoSpacing"/>
              <w:spacing w:before="120" w:line="360" w:lineRule="auto"/>
              <w:ind w:right="23" w:firstLine="17"/>
              <w:jc w:val="center"/>
              <w:rPr>
                <w:b w:val="0"/>
                <w:sz w:val="26"/>
                <w:szCs w:val="26"/>
              </w:rPr>
            </w:pPr>
            <w:bookmarkStart w:id="12" w:name="_GoBack"/>
            <w:bookmarkEnd w:id="12"/>
            <w:r>
              <w:rPr>
                <w:b w:val="0"/>
                <w:sz w:val="26"/>
                <w:szCs w:val="26"/>
              </w:rPr>
              <w:t>3</w:t>
            </w:r>
          </w:p>
        </w:tc>
        <w:tc>
          <w:tcPr>
            <w:tcW w:w="2835" w:type="dxa"/>
            <w:vAlign w:val="center"/>
          </w:tcPr>
          <w:p w14:paraId="3C351104" w14:textId="1C334F04" w:rsidR="00831622" w:rsidRPr="00B93077" w:rsidRDefault="00831622" w:rsidP="009310D6">
            <w:pPr>
              <w:pStyle w:val="NoSpacing"/>
              <w:spacing w:before="120" w:line="360" w:lineRule="auto"/>
              <w:ind w:firstLine="17"/>
              <w:rPr>
                <w:b w:val="0"/>
                <w:sz w:val="26"/>
                <w:szCs w:val="26"/>
              </w:rPr>
            </w:pPr>
            <w:r w:rsidRPr="00B93077">
              <w:rPr>
                <w:b w:val="0"/>
                <w:sz w:val="26"/>
                <w:szCs w:val="26"/>
              </w:rPr>
              <w:t xml:space="preserve">Tìm hiểu </w:t>
            </w:r>
            <w:r w:rsidR="00B93077">
              <w:rPr>
                <w:b w:val="0"/>
                <w:sz w:val="26"/>
                <w:szCs w:val="26"/>
              </w:rPr>
              <w:t>về các nội dung trong cơ sở lý thuyết</w:t>
            </w:r>
          </w:p>
        </w:tc>
        <w:tc>
          <w:tcPr>
            <w:tcW w:w="2097" w:type="dxa"/>
            <w:vAlign w:val="center"/>
          </w:tcPr>
          <w:p w14:paraId="5ADA9DF8" w14:textId="50C986D7" w:rsidR="00831622" w:rsidRPr="00B93077" w:rsidRDefault="00831622" w:rsidP="009310D6">
            <w:pPr>
              <w:pStyle w:val="NoSpacing"/>
              <w:spacing w:before="120" w:line="360" w:lineRule="auto"/>
              <w:ind w:firstLine="17"/>
              <w:jc w:val="center"/>
              <w:rPr>
                <w:b w:val="0"/>
                <w:sz w:val="26"/>
                <w:szCs w:val="26"/>
              </w:rPr>
            </w:pPr>
            <w:r w:rsidRPr="00B93077">
              <w:rPr>
                <w:b w:val="0"/>
                <w:sz w:val="26"/>
                <w:szCs w:val="26"/>
              </w:rPr>
              <w:t>12</w:t>
            </w:r>
            <w:r w:rsidR="00B93077">
              <w:rPr>
                <w:b w:val="0"/>
                <w:sz w:val="26"/>
                <w:szCs w:val="26"/>
              </w:rPr>
              <w:t>/2022</w:t>
            </w:r>
          </w:p>
        </w:tc>
        <w:tc>
          <w:tcPr>
            <w:tcW w:w="3402" w:type="dxa"/>
            <w:vAlign w:val="center"/>
          </w:tcPr>
          <w:p w14:paraId="0FEB12EE" w14:textId="74F25A2F" w:rsidR="00831622" w:rsidRPr="00B93077" w:rsidRDefault="00B93077" w:rsidP="009310D6">
            <w:pPr>
              <w:pStyle w:val="NoSpacing"/>
              <w:spacing w:before="120" w:line="360" w:lineRule="auto"/>
              <w:ind w:firstLine="0"/>
              <w:rPr>
                <w:b w:val="0"/>
                <w:sz w:val="26"/>
                <w:szCs w:val="26"/>
              </w:rPr>
            </w:pPr>
            <w:r>
              <w:rPr>
                <w:b w:val="0"/>
                <w:sz w:val="26"/>
                <w:szCs w:val="26"/>
              </w:rPr>
              <w:t xml:space="preserve">Nắm được cách thức hoạt động và đánh giá các mô hình. </w:t>
            </w:r>
          </w:p>
        </w:tc>
      </w:tr>
      <w:tr w:rsidR="00831622" w:rsidRPr="000B3F58" w14:paraId="56F087F1" w14:textId="77777777" w:rsidTr="009310D6">
        <w:tc>
          <w:tcPr>
            <w:tcW w:w="776" w:type="dxa"/>
            <w:vAlign w:val="center"/>
          </w:tcPr>
          <w:p w14:paraId="25403EC8"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4</w:t>
            </w:r>
          </w:p>
        </w:tc>
        <w:tc>
          <w:tcPr>
            <w:tcW w:w="2835" w:type="dxa"/>
            <w:vAlign w:val="center"/>
          </w:tcPr>
          <w:p w14:paraId="2CB5447E" w14:textId="7E99185B" w:rsidR="00831622" w:rsidRPr="00B93077" w:rsidRDefault="00B93077" w:rsidP="009310D6">
            <w:pPr>
              <w:pStyle w:val="NoSpacing"/>
              <w:spacing w:before="120" w:line="360" w:lineRule="auto"/>
              <w:ind w:firstLine="17"/>
              <w:rPr>
                <w:b w:val="0"/>
                <w:sz w:val="26"/>
                <w:szCs w:val="26"/>
                <w:lang w:val="en-GB"/>
              </w:rPr>
            </w:pPr>
            <w:r>
              <w:rPr>
                <w:b w:val="0"/>
                <w:sz w:val="26"/>
                <w:szCs w:val="26"/>
              </w:rPr>
              <w:t>Xây dựng mô hình tóm tắt văn bản</w:t>
            </w:r>
          </w:p>
        </w:tc>
        <w:tc>
          <w:tcPr>
            <w:tcW w:w="2097" w:type="dxa"/>
            <w:vAlign w:val="center"/>
          </w:tcPr>
          <w:p w14:paraId="41115457" w14:textId="4485049F" w:rsidR="00831622" w:rsidRPr="00B93077" w:rsidRDefault="00831622" w:rsidP="009310D6">
            <w:pPr>
              <w:pStyle w:val="NoSpacing"/>
              <w:spacing w:before="120" w:line="360" w:lineRule="auto"/>
              <w:ind w:firstLine="17"/>
              <w:jc w:val="center"/>
              <w:rPr>
                <w:b w:val="0"/>
                <w:sz w:val="26"/>
                <w:szCs w:val="26"/>
              </w:rPr>
            </w:pPr>
            <w:r w:rsidRPr="00B93077">
              <w:rPr>
                <w:b w:val="0"/>
                <w:sz w:val="26"/>
                <w:szCs w:val="26"/>
              </w:rPr>
              <w:t>1</w:t>
            </w:r>
            <w:r w:rsidR="00B93077">
              <w:rPr>
                <w:b w:val="0"/>
                <w:sz w:val="26"/>
                <w:szCs w:val="26"/>
              </w:rPr>
              <w:t>/2022</w:t>
            </w:r>
          </w:p>
        </w:tc>
        <w:tc>
          <w:tcPr>
            <w:tcW w:w="3402" w:type="dxa"/>
            <w:vAlign w:val="center"/>
          </w:tcPr>
          <w:p w14:paraId="50DD5AC8" w14:textId="5BF58E0F" w:rsidR="00831622" w:rsidRPr="00B93077" w:rsidRDefault="00B93077" w:rsidP="009310D6">
            <w:pPr>
              <w:pStyle w:val="NoSpacing"/>
              <w:spacing w:before="120" w:line="360" w:lineRule="auto"/>
              <w:ind w:firstLine="0"/>
              <w:rPr>
                <w:b w:val="0"/>
                <w:sz w:val="26"/>
                <w:szCs w:val="26"/>
              </w:rPr>
            </w:pPr>
            <w:r>
              <w:rPr>
                <w:b w:val="0"/>
                <w:sz w:val="26"/>
                <w:szCs w:val="26"/>
              </w:rPr>
              <w:t>Mô hình Sequence to Sequence với Attention cho việc tóm tắt văn bản.</w:t>
            </w:r>
          </w:p>
        </w:tc>
      </w:tr>
      <w:tr w:rsidR="00831622" w:rsidRPr="000B3F58" w14:paraId="4B05E846" w14:textId="77777777" w:rsidTr="009310D6">
        <w:tc>
          <w:tcPr>
            <w:tcW w:w="776" w:type="dxa"/>
            <w:vAlign w:val="center"/>
          </w:tcPr>
          <w:p w14:paraId="649C07DC"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5</w:t>
            </w:r>
          </w:p>
        </w:tc>
        <w:tc>
          <w:tcPr>
            <w:tcW w:w="2835" w:type="dxa"/>
            <w:shd w:val="clear" w:color="auto" w:fill="auto"/>
            <w:vAlign w:val="center"/>
          </w:tcPr>
          <w:p w14:paraId="50E65E8F" w14:textId="34346997" w:rsidR="00831622" w:rsidRPr="00B93077" w:rsidRDefault="00B93077" w:rsidP="009310D6">
            <w:pPr>
              <w:pStyle w:val="NoSpacing"/>
              <w:spacing w:before="120" w:line="360" w:lineRule="auto"/>
              <w:ind w:firstLine="17"/>
              <w:rPr>
                <w:b w:val="0"/>
                <w:sz w:val="26"/>
                <w:szCs w:val="26"/>
                <w:lang w:val="en-GB"/>
              </w:rPr>
            </w:pPr>
            <w:r>
              <w:rPr>
                <w:b w:val="0"/>
                <w:sz w:val="26"/>
                <w:szCs w:val="26"/>
              </w:rPr>
              <w:t>Thử nghiệm và tối ưu mô hình</w:t>
            </w:r>
          </w:p>
        </w:tc>
        <w:tc>
          <w:tcPr>
            <w:tcW w:w="2097" w:type="dxa"/>
            <w:vAlign w:val="center"/>
          </w:tcPr>
          <w:p w14:paraId="30C67369" w14:textId="38DA3CB9" w:rsidR="00831622" w:rsidRPr="00B93077" w:rsidRDefault="00831622" w:rsidP="009310D6">
            <w:pPr>
              <w:pStyle w:val="NoSpacing"/>
              <w:spacing w:before="120" w:line="360" w:lineRule="auto"/>
              <w:ind w:firstLine="17"/>
              <w:jc w:val="center"/>
              <w:rPr>
                <w:b w:val="0"/>
                <w:sz w:val="26"/>
                <w:szCs w:val="26"/>
              </w:rPr>
            </w:pPr>
            <w:r w:rsidRPr="00B93077">
              <w:rPr>
                <w:b w:val="0"/>
                <w:sz w:val="26"/>
                <w:szCs w:val="26"/>
              </w:rPr>
              <w:t>2</w:t>
            </w:r>
            <w:r w:rsidR="009310D6">
              <w:rPr>
                <w:b w:val="0"/>
                <w:sz w:val="26"/>
                <w:szCs w:val="26"/>
              </w:rPr>
              <w:t>/2022</w:t>
            </w:r>
          </w:p>
        </w:tc>
        <w:tc>
          <w:tcPr>
            <w:tcW w:w="3402" w:type="dxa"/>
            <w:vAlign w:val="center"/>
          </w:tcPr>
          <w:p w14:paraId="4846465B" w14:textId="68BAF431" w:rsidR="00831622" w:rsidRPr="00B93077" w:rsidRDefault="00B93077" w:rsidP="009310D6">
            <w:pPr>
              <w:pStyle w:val="NoSpacing"/>
              <w:spacing w:before="120" w:line="360" w:lineRule="auto"/>
              <w:ind w:firstLine="0"/>
              <w:rPr>
                <w:b w:val="0"/>
                <w:sz w:val="26"/>
                <w:szCs w:val="26"/>
              </w:rPr>
            </w:pPr>
            <w:r>
              <w:rPr>
                <w:b w:val="0"/>
                <w:sz w:val="26"/>
                <w:szCs w:val="26"/>
              </w:rPr>
              <w:t>Mô hình Sequence to Sequence với Attention</w:t>
            </w:r>
            <w:r w:rsidR="004B6326">
              <w:rPr>
                <w:b w:val="0"/>
                <w:sz w:val="26"/>
                <w:szCs w:val="26"/>
              </w:rPr>
              <w:t xml:space="preserve"> tối ưu</w:t>
            </w:r>
            <w:r>
              <w:rPr>
                <w:b w:val="0"/>
                <w:sz w:val="26"/>
                <w:szCs w:val="26"/>
              </w:rPr>
              <w:t xml:space="preserve"> </w:t>
            </w:r>
            <w:r w:rsidR="004B6326">
              <w:rPr>
                <w:b w:val="0"/>
                <w:sz w:val="26"/>
                <w:szCs w:val="26"/>
              </w:rPr>
              <w:t>cho việc tóm tắt văn bản.</w:t>
            </w:r>
          </w:p>
        </w:tc>
      </w:tr>
      <w:tr w:rsidR="00831622" w:rsidRPr="000B3F58" w14:paraId="52B02E35" w14:textId="77777777" w:rsidTr="009310D6">
        <w:trPr>
          <w:trHeight w:val="689"/>
        </w:trPr>
        <w:tc>
          <w:tcPr>
            <w:tcW w:w="776" w:type="dxa"/>
            <w:vAlign w:val="center"/>
          </w:tcPr>
          <w:p w14:paraId="3CACAFC1"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6</w:t>
            </w:r>
          </w:p>
        </w:tc>
        <w:tc>
          <w:tcPr>
            <w:tcW w:w="2835" w:type="dxa"/>
            <w:vAlign w:val="center"/>
          </w:tcPr>
          <w:p w14:paraId="47DF4F49" w14:textId="77777777" w:rsidR="00831622" w:rsidRPr="00B93077" w:rsidRDefault="00831622" w:rsidP="009310D6">
            <w:pPr>
              <w:pStyle w:val="NoSpacing"/>
              <w:spacing w:before="120" w:line="360" w:lineRule="auto"/>
              <w:ind w:firstLine="17"/>
              <w:rPr>
                <w:b w:val="0"/>
                <w:sz w:val="26"/>
                <w:szCs w:val="26"/>
                <w:lang w:val="en-GB"/>
              </w:rPr>
            </w:pPr>
            <w:r w:rsidRPr="00B93077">
              <w:rPr>
                <w:b w:val="0"/>
                <w:sz w:val="26"/>
                <w:szCs w:val="26"/>
              </w:rPr>
              <w:t>Viết báo cáo</w:t>
            </w:r>
          </w:p>
        </w:tc>
        <w:tc>
          <w:tcPr>
            <w:tcW w:w="2097" w:type="dxa"/>
            <w:vAlign w:val="center"/>
          </w:tcPr>
          <w:p w14:paraId="5CF18AFE" w14:textId="4318CA39" w:rsidR="00831622" w:rsidRPr="00B93077" w:rsidRDefault="00831622" w:rsidP="009310D6">
            <w:pPr>
              <w:pStyle w:val="NoSpacing"/>
              <w:spacing w:before="120" w:line="360" w:lineRule="auto"/>
              <w:ind w:firstLine="17"/>
              <w:jc w:val="center"/>
              <w:rPr>
                <w:b w:val="0"/>
                <w:sz w:val="26"/>
                <w:szCs w:val="26"/>
              </w:rPr>
            </w:pPr>
            <w:r w:rsidRPr="00B93077">
              <w:rPr>
                <w:b w:val="0"/>
                <w:sz w:val="26"/>
                <w:szCs w:val="26"/>
              </w:rPr>
              <w:t>3</w:t>
            </w:r>
            <w:r w:rsidR="009310D6">
              <w:rPr>
                <w:b w:val="0"/>
                <w:sz w:val="26"/>
                <w:szCs w:val="26"/>
              </w:rPr>
              <w:t>/2022</w:t>
            </w:r>
          </w:p>
        </w:tc>
        <w:tc>
          <w:tcPr>
            <w:tcW w:w="3402" w:type="dxa"/>
            <w:vAlign w:val="center"/>
          </w:tcPr>
          <w:p w14:paraId="396E2C8F" w14:textId="77777777" w:rsidR="00831622" w:rsidRPr="00B93077" w:rsidRDefault="00831622" w:rsidP="009310D6">
            <w:pPr>
              <w:pStyle w:val="NoSpacing"/>
              <w:spacing w:before="120" w:line="360" w:lineRule="auto"/>
              <w:ind w:firstLine="17"/>
              <w:rPr>
                <w:b w:val="0"/>
                <w:sz w:val="26"/>
                <w:szCs w:val="26"/>
              </w:rPr>
            </w:pPr>
            <w:r w:rsidRPr="00B93077">
              <w:rPr>
                <w:b w:val="0"/>
                <w:sz w:val="26"/>
                <w:szCs w:val="26"/>
              </w:rPr>
              <w:t>Hoàn thiện báo cáo</w:t>
            </w:r>
          </w:p>
        </w:tc>
      </w:tr>
    </w:tbl>
    <w:p w14:paraId="4BE9934D" w14:textId="77777777" w:rsidR="00831622" w:rsidRPr="000B3F58" w:rsidRDefault="00831622" w:rsidP="00831622">
      <w:pPr>
        <w:pStyle w:val="ListParagraph"/>
        <w:jc w:val="both"/>
        <w:rPr>
          <w:b/>
        </w:rPr>
      </w:pPr>
    </w:p>
    <w:p w14:paraId="5AC4C7F7" w14:textId="77777777" w:rsidR="00831622" w:rsidRPr="000B3F58" w:rsidRDefault="00831622" w:rsidP="00831622">
      <w:pPr>
        <w:pStyle w:val="ListParagraph"/>
        <w:ind w:left="1890"/>
        <w:jc w:val="both"/>
        <w:rPr>
          <w:b/>
        </w:rPr>
      </w:pPr>
    </w:p>
    <w:p w14:paraId="4A382426" w14:textId="52958040" w:rsidR="00831622" w:rsidRPr="000B3F58" w:rsidRDefault="00831622" w:rsidP="00831622">
      <w:pPr>
        <w:tabs>
          <w:tab w:val="center" w:pos="6600"/>
        </w:tabs>
        <w:spacing w:after="0" w:line="240" w:lineRule="auto"/>
        <w:jc w:val="both"/>
        <w:rPr>
          <w:b/>
          <w:szCs w:val="26"/>
        </w:rPr>
      </w:pPr>
      <w:r w:rsidRPr="000B3F58">
        <w:rPr>
          <w:b/>
          <w:szCs w:val="26"/>
        </w:rPr>
        <w:tab/>
      </w:r>
      <w:r w:rsidR="00541931">
        <w:rPr>
          <w:b/>
          <w:szCs w:val="26"/>
        </w:rPr>
        <w:t>Bình Định</w:t>
      </w:r>
      <w:r w:rsidRPr="000B3F58">
        <w:rPr>
          <w:b/>
          <w:szCs w:val="26"/>
        </w:rPr>
        <w:t>,</w:t>
      </w:r>
      <w:r w:rsidR="00541931">
        <w:rPr>
          <w:b/>
          <w:szCs w:val="26"/>
        </w:rPr>
        <w:t xml:space="preserve"> </w:t>
      </w:r>
      <w:r w:rsidRPr="000B3F58">
        <w:rPr>
          <w:b/>
          <w:szCs w:val="26"/>
        </w:rPr>
        <w:t xml:space="preserve"> </w:t>
      </w:r>
      <w:r w:rsidRPr="000B3F58">
        <w:rPr>
          <w:b/>
          <w:i/>
          <w:szCs w:val="26"/>
        </w:rPr>
        <w:t xml:space="preserve">ngày </w:t>
      </w:r>
      <w:r w:rsidR="00541931">
        <w:rPr>
          <w:b/>
          <w:i/>
          <w:szCs w:val="26"/>
        </w:rPr>
        <w:t>25</w:t>
      </w:r>
      <w:r w:rsidRPr="000B3F58">
        <w:rPr>
          <w:b/>
          <w:i/>
          <w:szCs w:val="26"/>
        </w:rPr>
        <w:t xml:space="preserve"> tháng </w:t>
      </w:r>
      <w:r w:rsidR="00541931">
        <w:rPr>
          <w:b/>
          <w:i/>
          <w:szCs w:val="26"/>
        </w:rPr>
        <w:t>10</w:t>
      </w:r>
      <w:r w:rsidRPr="000B3F58">
        <w:rPr>
          <w:b/>
          <w:i/>
          <w:szCs w:val="26"/>
        </w:rPr>
        <w:t xml:space="preserve"> năm </w:t>
      </w:r>
      <w:r w:rsidR="00541931">
        <w:rPr>
          <w:b/>
          <w:i/>
          <w:szCs w:val="26"/>
        </w:rPr>
        <w:t>2022</w:t>
      </w:r>
    </w:p>
    <w:p w14:paraId="66CFA257" w14:textId="77777777" w:rsidR="00831622" w:rsidRPr="000B3F58" w:rsidRDefault="00831622" w:rsidP="00831622">
      <w:pPr>
        <w:tabs>
          <w:tab w:val="center" w:pos="6600"/>
        </w:tabs>
        <w:spacing w:after="0" w:line="240" w:lineRule="auto"/>
        <w:jc w:val="both"/>
        <w:rPr>
          <w:b/>
          <w:szCs w:val="26"/>
        </w:rPr>
      </w:pPr>
      <w:r w:rsidRPr="000B3F58">
        <w:rPr>
          <w:b/>
          <w:szCs w:val="26"/>
        </w:rPr>
        <w:tab/>
        <w:t>SINH VIÊN THỰC HIỆN</w:t>
      </w:r>
    </w:p>
    <w:p w14:paraId="4693C9F5" w14:textId="77777777" w:rsidR="00831622" w:rsidRPr="000B3F58" w:rsidRDefault="00831622" w:rsidP="00831622">
      <w:pPr>
        <w:tabs>
          <w:tab w:val="center" w:pos="6600"/>
        </w:tabs>
        <w:spacing w:after="0" w:line="240" w:lineRule="auto"/>
        <w:jc w:val="both"/>
        <w:rPr>
          <w:b/>
          <w:szCs w:val="26"/>
        </w:rPr>
      </w:pPr>
      <w:r w:rsidRPr="000B3F58">
        <w:rPr>
          <w:b/>
          <w:szCs w:val="26"/>
        </w:rPr>
        <w:tab/>
        <w:t>(</w:t>
      </w:r>
      <w:r w:rsidRPr="000B3F58">
        <w:rPr>
          <w:b/>
          <w:i/>
          <w:szCs w:val="26"/>
        </w:rPr>
        <w:t>Ký và ghi rõ họ tê</w:t>
      </w:r>
      <w:r w:rsidRPr="000B3F58">
        <w:rPr>
          <w:b/>
          <w:szCs w:val="26"/>
        </w:rPr>
        <w:t>n)</w:t>
      </w:r>
    </w:p>
    <w:p w14:paraId="2EB79A7D" w14:textId="77777777" w:rsidR="00831622" w:rsidRPr="000B3F58" w:rsidRDefault="00831622" w:rsidP="00831622">
      <w:pPr>
        <w:spacing w:after="0" w:line="240" w:lineRule="auto"/>
        <w:jc w:val="center"/>
        <w:rPr>
          <w:b/>
          <w:szCs w:val="26"/>
        </w:rPr>
      </w:pPr>
    </w:p>
    <w:p w14:paraId="54AE891F" w14:textId="37344698" w:rsidR="00831622" w:rsidRDefault="00B2270D" w:rsidP="00831622">
      <w:pPr>
        <w:spacing w:after="0" w:line="240" w:lineRule="auto"/>
        <w:jc w:val="center"/>
        <w:rPr>
          <w:b/>
          <w:szCs w:val="26"/>
        </w:rPr>
      </w:pPr>
      <w:r>
        <w:rPr>
          <w:b/>
          <w:noProof/>
          <w:szCs w:val="26"/>
          <w:lang w:val="en-GB" w:eastAsia="en-GB"/>
        </w:rPr>
        <mc:AlternateContent>
          <mc:Choice Requires="wps">
            <w:drawing>
              <wp:anchor distT="0" distB="0" distL="114300" distR="114300" simplePos="0" relativeHeight="251662336" behindDoc="0" locked="0" layoutInCell="1" allowOverlap="1" wp14:anchorId="6B850B02" wp14:editId="1F027043">
                <wp:simplePos x="0" y="0"/>
                <wp:positionH relativeFrom="column">
                  <wp:posOffset>3826510</wp:posOffset>
                </wp:positionH>
                <wp:positionV relativeFrom="paragraph">
                  <wp:posOffset>163830</wp:posOffset>
                </wp:positionV>
                <wp:extent cx="809625" cy="13335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80962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6BB09F"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01.3pt,12.9pt" to="365.0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" strokecolor="black [3040]"/>
            </w:pict>
          </mc:Fallback>
        </mc:AlternateContent>
      </w:r>
      <w:r>
        <w:rPr>
          <w:b/>
          <w:szCs w:val="26"/>
        </w:rPr>
        <w:tab/>
      </w:r>
      <w:r>
        <w:rPr>
          <w:b/>
          <w:szCs w:val="26"/>
        </w:rPr>
        <w:tab/>
      </w:r>
      <w:r>
        <w:rPr>
          <w:b/>
          <w:szCs w:val="26"/>
        </w:rPr>
        <w:tab/>
      </w:r>
      <w:r>
        <w:rPr>
          <w:b/>
          <w:szCs w:val="26"/>
        </w:rPr>
        <w:tab/>
      </w:r>
      <w:r>
        <w:rPr>
          <w:b/>
          <w:szCs w:val="26"/>
        </w:rPr>
        <w:tab/>
        <w:t>Hoài</w:t>
      </w:r>
    </w:p>
    <w:p w14:paraId="0633A5B0" w14:textId="77777777" w:rsidR="00B2270D" w:rsidRDefault="00B2270D" w:rsidP="00831622">
      <w:pPr>
        <w:spacing w:after="0" w:line="240" w:lineRule="auto"/>
        <w:jc w:val="center"/>
        <w:rPr>
          <w:b/>
          <w:szCs w:val="26"/>
        </w:rPr>
      </w:pPr>
    </w:p>
    <w:p w14:paraId="2E9B94D8" w14:textId="0FCEE595" w:rsidR="00E379B7" w:rsidRPr="000B3F58" w:rsidRDefault="00B2270D" w:rsidP="00831622">
      <w:pPr>
        <w:spacing w:after="0" w:line="240" w:lineRule="auto"/>
        <w:jc w:val="center"/>
        <w:rPr>
          <w:b/>
          <w:szCs w:val="26"/>
        </w:rPr>
      </w:pPr>
      <w:r>
        <w:rPr>
          <w:b/>
          <w:szCs w:val="26"/>
        </w:rPr>
        <w:tab/>
      </w:r>
      <w:r>
        <w:rPr>
          <w:b/>
          <w:szCs w:val="26"/>
        </w:rPr>
        <w:tab/>
      </w:r>
      <w:r>
        <w:rPr>
          <w:b/>
          <w:szCs w:val="26"/>
        </w:rPr>
        <w:tab/>
      </w:r>
      <w:r>
        <w:rPr>
          <w:b/>
          <w:szCs w:val="26"/>
        </w:rPr>
        <w:tab/>
      </w:r>
      <w:r>
        <w:rPr>
          <w:b/>
          <w:szCs w:val="26"/>
        </w:rPr>
        <w:tab/>
        <w:t>Ung Minh Hoài</w:t>
      </w:r>
    </w:p>
    <w:p w14:paraId="46CF50B0" w14:textId="72A8C429" w:rsidR="00831622" w:rsidRDefault="00831622" w:rsidP="00831622">
      <w:pPr>
        <w:spacing w:after="0" w:line="240" w:lineRule="auto"/>
        <w:jc w:val="center"/>
        <w:rPr>
          <w:b/>
          <w:szCs w:val="26"/>
        </w:rPr>
      </w:pPr>
    </w:p>
    <w:p w14:paraId="4F7A3EF2" w14:textId="77777777" w:rsidR="00E379B7" w:rsidRPr="000B3F58" w:rsidRDefault="00E379B7" w:rsidP="00831622">
      <w:pPr>
        <w:spacing w:after="0" w:line="240" w:lineRule="auto"/>
        <w:jc w:val="center"/>
        <w:rPr>
          <w:b/>
          <w:szCs w:val="26"/>
        </w:rPr>
      </w:pPr>
    </w:p>
    <w:p w14:paraId="1A575565" w14:textId="77777777" w:rsidR="00831622" w:rsidRPr="000B3F58" w:rsidRDefault="00831622" w:rsidP="00831622">
      <w:pPr>
        <w:spacing w:after="0" w:line="240" w:lineRule="auto"/>
        <w:jc w:val="center"/>
        <w:rPr>
          <w:b/>
          <w:szCs w:val="26"/>
        </w:rPr>
      </w:pPr>
    </w:p>
    <w:p w14:paraId="2373B4EC" w14:textId="72A90DEA" w:rsidR="00831622" w:rsidRPr="000B3F58" w:rsidRDefault="00831622" w:rsidP="00831622">
      <w:pPr>
        <w:tabs>
          <w:tab w:val="center" w:pos="6600"/>
        </w:tabs>
        <w:spacing w:after="0" w:line="240" w:lineRule="auto"/>
        <w:jc w:val="both"/>
        <w:rPr>
          <w:b/>
          <w:szCs w:val="26"/>
        </w:rPr>
      </w:pPr>
      <w:r w:rsidRPr="000B3F58">
        <w:rPr>
          <w:b/>
          <w:szCs w:val="26"/>
        </w:rPr>
        <w:tab/>
      </w:r>
      <w:r w:rsidR="00541931">
        <w:rPr>
          <w:b/>
          <w:szCs w:val="26"/>
        </w:rPr>
        <w:t>Bình Định</w:t>
      </w:r>
      <w:r w:rsidRPr="000B3F58">
        <w:rPr>
          <w:b/>
          <w:szCs w:val="26"/>
        </w:rPr>
        <w:t xml:space="preserve">, </w:t>
      </w:r>
      <w:r w:rsidRPr="000B3F58">
        <w:rPr>
          <w:b/>
          <w:i/>
          <w:szCs w:val="26"/>
        </w:rPr>
        <w:t xml:space="preserve">ngày </w:t>
      </w:r>
      <w:r w:rsidR="00541931">
        <w:rPr>
          <w:b/>
          <w:i/>
          <w:szCs w:val="26"/>
        </w:rPr>
        <w:t>25</w:t>
      </w:r>
      <w:r w:rsidRPr="000B3F58">
        <w:rPr>
          <w:b/>
          <w:i/>
          <w:szCs w:val="26"/>
        </w:rPr>
        <w:t xml:space="preserve"> tháng </w:t>
      </w:r>
      <w:r w:rsidR="00541931">
        <w:rPr>
          <w:b/>
          <w:i/>
          <w:szCs w:val="26"/>
        </w:rPr>
        <w:t>10</w:t>
      </w:r>
      <w:r w:rsidRPr="000B3F58">
        <w:rPr>
          <w:b/>
          <w:i/>
          <w:szCs w:val="26"/>
        </w:rPr>
        <w:t xml:space="preserve"> năm </w:t>
      </w:r>
      <w:r w:rsidR="00541931">
        <w:rPr>
          <w:b/>
          <w:i/>
          <w:szCs w:val="26"/>
        </w:rPr>
        <w:t>2022</w:t>
      </w:r>
    </w:p>
    <w:p w14:paraId="28F0822D" w14:textId="77777777" w:rsidR="00831622" w:rsidRPr="000B3F58" w:rsidRDefault="00831622" w:rsidP="00831622">
      <w:pPr>
        <w:tabs>
          <w:tab w:val="center" w:pos="6600"/>
        </w:tabs>
        <w:spacing w:after="0" w:line="240" w:lineRule="auto"/>
        <w:jc w:val="both"/>
        <w:rPr>
          <w:b/>
          <w:szCs w:val="26"/>
        </w:rPr>
      </w:pPr>
      <w:r w:rsidRPr="000B3F58">
        <w:rPr>
          <w:b/>
          <w:szCs w:val="26"/>
        </w:rPr>
        <w:t>XÁC NHẬN CỦA KHOA</w:t>
      </w:r>
      <w:r w:rsidRPr="000B3F58">
        <w:rPr>
          <w:b/>
          <w:szCs w:val="26"/>
        </w:rPr>
        <w:tab/>
        <w:t>NGƯỜI HƯỚNG DẪN</w:t>
      </w:r>
    </w:p>
    <w:p w14:paraId="2DBEB3EB" w14:textId="77777777" w:rsidR="00831622" w:rsidRPr="000B3F58" w:rsidRDefault="00831622" w:rsidP="00831622">
      <w:pPr>
        <w:tabs>
          <w:tab w:val="center" w:pos="6600"/>
        </w:tabs>
        <w:spacing w:after="0" w:line="240" w:lineRule="auto"/>
        <w:jc w:val="both"/>
        <w:rPr>
          <w:b/>
          <w:szCs w:val="26"/>
        </w:rPr>
      </w:pPr>
      <w:r w:rsidRPr="000B3F58">
        <w:rPr>
          <w:b/>
          <w:szCs w:val="26"/>
        </w:rPr>
        <w:tab/>
        <w:t>(</w:t>
      </w:r>
      <w:r w:rsidRPr="000B3F58">
        <w:rPr>
          <w:b/>
          <w:i/>
          <w:szCs w:val="26"/>
        </w:rPr>
        <w:t>Ký và ghi rõ họ tên</w:t>
      </w:r>
      <w:r w:rsidRPr="000B3F58">
        <w:rPr>
          <w:b/>
          <w:szCs w:val="26"/>
        </w:rPr>
        <w:t>)</w:t>
      </w:r>
    </w:p>
    <w:p w14:paraId="0809015C" w14:textId="32E59A3A" w:rsidR="00831622" w:rsidRPr="000B3F58" w:rsidRDefault="008600C5" w:rsidP="00831622">
      <w:pPr>
        <w:rPr>
          <w:b/>
          <w:bCs/>
        </w:rPr>
      </w:pPr>
      <w:r>
        <w:rPr>
          <w:noProof/>
          <w:lang w:val="en-GB" w:eastAsia="en-GB"/>
        </w:rPr>
        <w:drawing>
          <wp:anchor distT="0" distB="0" distL="114300" distR="114300" simplePos="0" relativeHeight="251661312" behindDoc="0" locked="0" layoutInCell="1" allowOverlap="1" wp14:anchorId="69D30029" wp14:editId="070B8E5A">
            <wp:simplePos x="0" y="0"/>
            <wp:positionH relativeFrom="column">
              <wp:posOffset>3521710</wp:posOffset>
            </wp:positionH>
            <wp:positionV relativeFrom="paragraph">
              <wp:posOffset>283845</wp:posOffset>
            </wp:positionV>
            <wp:extent cx="1541780" cy="558165"/>
            <wp:effectExtent l="152400" t="152400" r="363220" b="3562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u ky.jpg"/>
                    <pic:cNvPicPr/>
                  </pic:nvPicPr>
                  <pic:blipFill>
                    <a:blip r:embed="rId17" cstate="print">
                      <a:extLst>
                        <a:ext uri="{BEBA8EAE-BF5A-486C-A8C5-ECC9F3942E4B}">
                          <a14:imgProps xmlns:a14="http://schemas.microsoft.com/office/drawing/2010/main">
                            <a14:imgLayer r:embed="rId18">
                              <a14:imgEffect>
                                <a14:colorTemperature colorTemp="4358"/>
                              </a14:imgEffect>
                              <a14:imgEffect>
                                <a14:saturation sat="43000"/>
                              </a14:imgEffect>
                              <a14:imgEffect>
                                <a14:brightnessContrast bright="56000"/>
                              </a14:imgEffect>
                            </a14:imgLayer>
                          </a14:imgProps>
                        </a:ext>
                        <a:ext uri="{28A0092B-C50C-407E-A947-70E740481C1C}">
                          <a14:useLocalDpi xmlns:a14="http://schemas.microsoft.com/office/drawing/2010/main" val="0"/>
                        </a:ext>
                      </a:extLst>
                    </a:blip>
                    <a:stretch>
                      <a:fillRect/>
                    </a:stretch>
                  </pic:blipFill>
                  <pic:spPr>
                    <a:xfrm>
                      <a:off x="0" y="0"/>
                      <a:ext cx="1541780" cy="558165"/>
                    </a:xfrm>
                    <a:prstGeom prst="rect">
                      <a:avLst/>
                    </a:prstGeom>
                    <a:noFill/>
                    <a:ln>
                      <a:noFill/>
                    </a:ln>
                    <a:effectLst>
                      <a:outerShdw blurRad="292100" dist="139700" dir="2700000" algn="tl" rotWithShape="0">
                        <a:schemeClr val="bg1">
                          <a:alpha val="65000"/>
                        </a:schemeClr>
                      </a:outerShdw>
                    </a:effectLst>
                  </pic:spPr>
                </pic:pic>
              </a:graphicData>
            </a:graphic>
          </wp:anchor>
        </w:drawing>
      </w:r>
    </w:p>
    <w:p w14:paraId="32E02C51" w14:textId="05F569B9" w:rsidR="00500188" w:rsidRDefault="00500188">
      <w:pPr>
        <w:rPr>
          <w:b/>
        </w:rPr>
      </w:pPr>
    </w:p>
    <w:p w14:paraId="0B84FF53" w14:textId="77777777" w:rsidR="008600C5" w:rsidRDefault="008600C5" w:rsidP="008600C5">
      <w:pPr>
        <w:jc w:val="center"/>
        <w:rPr>
          <w:b/>
        </w:rPr>
      </w:pPr>
      <w:r>
        <w:rPr>
          <w:b/>
        </w:rPr>
        <w:t xml:space="preserve">                                                  </w:t>
      </w:r>
    </w:p>
    <w:p w14:paraId="1CCFAF9C" w14:textId="36E939DC" w:rsidR="008600C5" w:rsidRPr="008600C5" w:rsidRDefault="008600C5" w:rsidP="008600C5">
      <w:pPr>
        <w:jc w:val="center"/>
        <w:rPr>
          <w:b/>
          <w:sz w:val="28"/>
        </w:rPr>
      </w:pPr>
      <w:r w:rsidRPr="008600C5">
        <w:rPr>
          <w:b/>
          <w:sz w:val="28"/>
        </w:rPr>
        <w:t xml:space="preserve">                                                       TS. Lê Xuân Việt</w:t>
      </w:r>
    </w:p>
    <w:sectPr w:rsidR="008600C5" w:rsidRPr="008600C5" w:rsidSect="004728EA">
      <w:footerReference w:type="default" r:id="rId19"/>
      <w:pgSz w:w="12240" w:h="15840" w:code="1"/>
      <w:pgMar w:top="1138"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999A1" w14:textId="77777777" w:rsidR="00675A0F" w:rsidRDefault="00675A0F">
      <w:pPr>
        <w:spacing w:after="0" w:line="240" w:lineRule="auto"/>
      </w:pPr>
      <w:r>
        <w:separator/>
      </w:r>
    </w:p>
  </w:endnote>
  <w:endnote w:type="continuationSeparator" w:id="0">
    <w:p w14:paraId="359EC2E0" w14:textId="77777777" w:rsidR="00675A0F" w:rsidRDefault="0067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4879022"/>
      <w:docPartObj>
        <w:docPartGallery w:val="Page Numbers (Bottom of Page)"/>
        <w:docPartUnique/>
      </w:docPartObj>
    </w:sdtPr>
    <w:sdtEndPr>
      <w:rPr>
        <w:noProof/>
      </w:rPr>
    </w:sdtEndPr>
    <w:sdtContent>
      <w:p w14:paraId="247ACE4A" w14:textId="4340E59D" w:rsidR="004728EA" w:rsidRDefault="004728EA">
        <w:pPr>
          <w:pStyle w:val="Footer"/>
          <w:jc w:val="center"/>
        </w:pPr>
        <w:r>
          <w:fldChar w:fldCharType="begin"/>
        </w:r>
        <w:r>
          <w:instrText xml:space="preserve"> PAGE   \* MERGEFORMAT </w:instrText>
        </w:r>
        <w:r>
          <w:fldChar w:fldCharType="separate"/>
        </w:r>
        <w:r w:rsidR="00520A87">
          <w:rPr>
            <w:noProof/>
          </w:rPr>
          <w:t>8</w:t>
        </w:r>
        <w:r>
          <w:rPr>
            <w:noProof/>
          </w:rPr>
          <w:fldChar w:fldCharType="end"/>
        </w:r>
      </w:p>
    </w:sdtContent>
  </w:sdt>
  <w:p w14:paraId="1648C60D" w14:textId="77777777" w:rsidR="004728EA" w:rsidRDefault="004728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CF9034" w14:textId="77777777" w:rsidR="00675A0F" w:rsidRDefault="00675A0F">
      <w:pPr>
        <w:spacing w:after="0" w:line="240" w:lineRule="auto"/>
      </w:pPr>
      <w:r>
        <w:separator/>
      </w:r>
    </w:p>
  </w:footnote>
  <w:footnote w:type="continuationSeparator" w:id="0">
    <w:p w14:paraId="27317CA4" w14:textId="77777777" w:rsidR="00675A0F" w:rsidRDefault="00675A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67EEC"/>
    <w:multiLevelType w:val="hybridMultilevel"/>
    <w:tmpl w:val="E9587542"/>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611891"/>
    <w:multiLevelType w:val="hybridMultilevel"/>
    <w:tmpl w:val="6E7033E8"/>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 w15:restartNumberingAfterBreak="0">
    <w:nsid w:val="29E317FB"/>
    <w:multiLevelType w:val="multilevel"/>
    <w:tmpl w:val="79BCC334"/>
    <w:lvl w:ilvl="0">
      <w:start w:val="1"/>
      <w:numFmt w:val="decimal"/>
      <w:lvlText w:val="%1."/>
      <w:lvlJc w:val="left"/>
      <w:pPr>
        <w:ind w:left="390" w:hanging="390"/>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2E9F4ACE"/>
    <w:multiLevelType w:val="hybridMultilevel"/>
    <w:tmpl w:val="FFE21D4C"/>
    <w:lvl w:ilvl="0" w:tplc="703AC416">
      <w:start w:val="1"/>
      <w:numFmt w:val="decimal"/>
      <w:suff w:val="space"/>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EEE0F6E"/>
    <w:multiLevelType w:val="hybridMultilevel"/>
    <w:tmpl w:val="358EF08C"/>
    <w:lvl w:ilvl="0" w:tplc="5FA806E0">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DA05E0"/>
    <w:multiLevelType w:val="hybridMultilevel"/>
    <w:tmpl w:val="E594F24C"/>
    <w:lvl w:ilvl="0" w:tplc="615A185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634977"/>
    <w:multiLevelType w:val="multilevel"/>
    <w:tmpl w:val="5EE03BA2"/>
    <w:lvl w:ilvl="0">
      <w:start w:val="1"/>
      <w:numFmt w:val="upperRoman"/>
      <w:suff w:val="space"/>
      <w:lvlText w:val="%1."/>
      <w:lvlJc w:val="right"/>
      <w:pPr>
        <w:ind w:left="720" w:hanging="360"/>
      </w:pPr>
      <w:rPr>
        <w:rFonts w:hint="default"/>
        <w:sz w:val="32"/>
      </w:rPr>
    </w:lvl>
    <w:lvl w:ilvl="1">
      <w:start w:val="1"/>
      <w:numFmt w:val="decimal"/>
      <w:isLgl/>
      <w:suff w:val="space"/>
      <w:lvlText w:val="%1.%2."/>
      <w:lvlJc w:val="left"/>
      <w:pPr>
        <w:ind w:left="1429" w:hanging="720"/>
      </w:pPr>
      <w:rPr>
        <w:rFonts w:hint="default"/>
      </w:rPr>
    </w:lvl>
    <w:lvl w:ilvl="2">
      <w:start w:val="1"/>
      <w:numFmt w:val="decimal"/>
      <w:isLgl/>
      <w:suff w:val="space"/>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4BE13DBE"/>
    <w:multiLevelType w:val="hybridMultilevel"/>
    <w:tmpl w:val="CEC01004"/>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971F1C"/>
    <w:multiLevelType w:val="hybridMultilevel"/>
    <w:tmpl w:val="3ED284F2"/>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0274C"/>
    <w:multiLevelType w:val="hybridMultilevel"/>
    <w:tmpl w:val="8F4A8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E3544B"/>
    <w:multiLevelType w:val="hybridMultilevel"/>
    <w:tmpl w:val="0B96E7F4"/>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1" w15:restartNumberingAfterBreak="0">
    <w:nsid w:val="665352F4"/>
    <w:multiLevelType w:val="hybridMultilevel"/>
    <w:tmpl w:val="5ADAE7C2"/>
    <w:lvl w:ilvl="0" w:tplc="936C02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7A16B75"/>
    <w:multiLevelType w:val="hybridMultilevel"/>
    <w:tmpl w:val="C5A011C0"/>
    <w:lvl w:ilvl="0" w:tplc="F0080A76">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9E3128"/>
    <w:multiLevelType w:val="multilevel"/>
    <w:tmpl w:val="1FE8643E"/>
    <w:lvl w:ilvl="0">
      <w:start w:val="1"/>
      <w:numFmt w:val="decimal"/>
      <w:suff w:val="space"/>
      <w:lvlText w:val="%1."/>
      <w:lvlJc w:val="left"/>
      <w:pPr>
        <w:ind w:left="720" w:hanging="360"/>
      </w:pPr>
      <w:rPr>
        <w:rFonts w:hint="default"/>
        <w:sz w:val="28"/>
      </w:rPr>
    </w:lvl>
    <w:lvl w:ilvl="1">
      <w:start w:val="1"/>
      <w:numFmt w:val="decimal"/>
      <w:isLgl/>
      <w:suff w:val="space"/>
      <w:lvlText w:val="%1.%2."/>
      <w:lvlJc w:val="left"/>
      <w:pPr>
        <w:ind w:left="111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14" w15:restartNumberingAfterBreak="0">
    <w:nsid w:val="75B03F0B"/>
    <w:multiLevelType w:val="hybridMultilevel"/>
    <w:tmpl w:val="858E0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0"/>
  </w:num>
  <w:num w:numId="4">
    <w:abstractNumId w:val="13"/>
  </w:num>
  <w:num w:numId="5">
    <w:abstractNumId w:val="1"/>
  </w:num>
  <w:num w:numId="6">
    <w:abstractNumId w:val="5"/>
  </w:num>
  <w:num w:numId="7">
    <w:abstractNumId w:val="11"/>
  </w:num>
  <w:num w:numId="8">
    <w:abstractNumId w:val="12"/>
  </w:num>
  <w:num w:numId="9">
    <w:abstractNumId w:val="9"/>
  </w:num>
  <w:num w:numId="10">
    <w:abstractNumId w:val="14"/>
  </w:num>
  <w:num w:numId="11">
    <w:abstractNumId w:val="0"/>
  </w:num>
  <w:num w:numId="12">
    <w:abstractNumId w:val="7"/>
  </w:num>
  <w:num w:numId="13">
    <w:abstractNumId w:val="2"/>
  </w:num>
  <w:num w:numId="14">
    <w:abstractNumId w:val="8"/>
  </w:num>
  <w:num w:numId="15">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oai">
    <w15:presenceInfo w15:providerId="Windows Live" w15:userId="a249d7a3297a01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622"/>
    <w:rsid w:val="00016D8B"/>
    <w:rsid w:val="0004714C"/>
    <w:rsid w:val="000B3F58"/>
    <w:rsid w:val="000F0FC4"/>
    <w:rsid w:val="00170A2F"/>
    <w:rsid w:val="0017549F"/>
    <w:rsid w:val="001A4334"/>
    <w:rsid w:val="001B6DA5"/>
    <w:rsid w:val="001C6012"/>
    <w:rsid w:val="001E2975"/>
    <w:rsid w:val="001F1017"/>
    <w:rsid w:val="00231515"/>
    <w:rsid w:val="0026287D"/>
    <w:rsid w:val="00336663"/>
    <w:rsid w:val="0038328E"/>
    <w:rsid w:val="003B2CAA"/>
    <w:rsid w:val="003D3870"/>
    <w:rsid w:val="003D5C8F"/>
    <w:rsid w:val="004728EA"/>
    <w:rsid w:val="004B48CE"/>
    <w:rsid w:val="004B6326"/>
    <w:rsid w:val="00500188"/>
    <w:rsid w:val="00520A87"/>
    <w:rsid w:val="00541931"/>
    <w:rsid w:val="005D3CE4"/>
    <w:rsid w:val="005E7952"/>
    <w:rsid w:val="00674D20"/>
    <w:rsid w:val="00675A0F"/>
    <w:rsid w:val="00677C95"/>
    <w:rsid w:val="006F0E3E"/>
    <w:rsid w:val="007147B6"/>
    <w:rsid w:val="00723956"/>
    <w:rsid w:val="00773B3C"/>
    <w:rsid w:val="00780999"/>
    <w:rsid w:val="007A53CA"/>
    <w:rsid w:val="007C6B77"/>
    <w:rsid w:val="00831622"/>
    <w:rsid w:val="00844291"/>
    <w:rsid w:val="008600C5"/>
    <w:rsid w:val="008E754E"/>
    <w:rsid w:val="009310D6"/>
    <w:rsid w:val="009B42BC"/>
    <w:rsid w:val="009E4573"/>
    <w:rsid w:val="00A109E3"/>
    <w:rsid w:val="00A30C50"/>
    <w:rsid w:val="00A65BB6"/>
    <w:rsid w:val="00AD5345"/>
    <w:rsid w:val="00B061DC"/>
    <w:rsid w:val="00B2270D"/>
    <w:rsid w:val="00B36896"/>
    <w:rsid w:val="00B93077"/>
    <w:rsid w:val="00C459A0"/>
    <w:rsid w:val="00C84E10"/>
    <w:rsid w:val="00CB7882"/>
    <w:rsid w:val="00CE24A6"/>
    <w:rsid w:val="00CF537D"/>
    <w:rsid w:val="00D67AB7"/>
    <w:rsid w:val="00D814E0"/>
    <w:rsid w:val="00DF0232"/>
    <w:rsid w:val="00DF4504"/>
    <w:rsid w:val="00E00A6D"/>
    <w:rsid w:val="00E379B7"/>
    <w:rsid w:val="00E81290"/>
    <w:rsid w:val="00ED68E1"/>
    <w:rsid w:val="00F44AEC"/>
    <w:rsid w:val="00FE490B"/>
    <w:rsid w:val="00FE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3B32"/>
  <w15:docId w15:val="{4048A84B-159A-4B47-8FA0-51A3D97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6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622"/>
    <w:pPr>
      <w:ind w:left="720"/>
      <w:contextualSpacing/>
    </w:pPr>
  </w:style>
  <w:style w:type="paragraph" w:styleId="NoSpacing">
    <w:name w:val="No Spacing"/>
    <w:link w:val="NoSpacingChar"/>
    <w:uiPriority w:val="1"/>
    <w:qFormat/>
    <w:rsid w:val="00831622"/>
    <w:pPr>
      <w:overflowPunct w:val="0"/>
      <w:autoSpaceDE w:val="0"/>
      <w:autoSpaceDN w:val="0"/>
      <w:adjustRightInd w:val="0"/>
      <w:spacing w:after="0" w:line="240" w:lineRule="auto"/>
      <w:ind w:firstLine="397"/>
      <w:jc w:val="both"/>
      <w:textAlignment w:val="baseline"/>
    </w:pPr>
    <w:rPr>
      <w:rFonts w:eastAsia="Times New Roman"/>
      <w:b/>
      <w:bCs/>
      <w:sz w:val="28"/>
      <w:szCs w:val="44"/>
    </w:rPr>
  </w:style>
  <w:style w:type="character" w:styleId="Hyperlink">
    <w:name w:val="Hyperlink"/>
    <w:basedOn w:val="DefaultParagraphFont"/>
    <w:uiPriority w:val="99"/>
    <w:unhideWhenUsed/>
    <w:rsid w:val="00831622"/>
    <w:rPr>
      <w:color w:val="0000FF" w:themeColor="hyperlink"/>
      <w:u w:val="single"/>
    </w:rPr>
  </w:style>
  <w:style w:type="paragraph" w:styleId="Footer">
    <w:name w:val="footer"/>
    <w:basedOn w:val="Normal"/>
    <w:link w:val="FooterChar"/>
    <w:uiPriority w:val="99"/>
    <w:unhideWhenUsed/>
    <w:rsid w:val="0083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22"/>
  </w:style>
  <w:style w:type="character" w:customStyle="1" w:styleId="NoSpacingChar">
    <w:name w:val="No Spacing Char"/>
    <w:basedOn w:val="DefaultParagraphFont"/>
    <w:link w:val="NoSpacing"/>
    <w:uiPriority w:val="1"/>
    <w:rsid w:val="00831622"/>
    <w:rPr>
      <w:rFonts w:eastAsia="Times New Roman"/>
      <w:b/>
      <w:bCs/>
      <w:sz w:val="28"/>
      <w:szCs w:val="44"/>
    </w:rPr>
  </w:style>
  <w:style w:type="table" w:styleId="TableGrid">
    <w:name w:val="Table Grid"/>
    <w:basedOn w:val="TableNormal"/>
    <w:uiPriority w:val="59"/>
    <w:rsid w:val="008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D3870"/>
    <w:pPr>
      <w:tabs>
        <w:tab w:val="left" w:pos="440"/>
        <w:tab w:val="right" w:leader="dot" w:pos="9681"/>
      </w:tabs>
      <w:spacing w:after="100"/>
    </w:pPr>
  </w:style>
  <w:style w:type="paragraph" w:styleId="TOC2">
    <w:name w:val="toc 2"/>
    <w:basedOn w:val="Normal"/>
    <w:next w:val="Normal"/>
    <w:autoRedefine/>
    <w:uiPriority w:val="39"/>
    <w:unhideWhenUsed/>
    <w:rsid w:val="00831622"/>
    <w:pPr>
      <w:spacing w:after="100"/>
      <w:ind w:left="260"/>
    </w:pPr>
  </w:style>
  <w:style w:type="paragraph" w:styleId="BalloonText">
    <w:name w:val="Balloon Text"/>
    <w:basedOn w:val="Normal"/>
    <w:link w:val="BalloonTextChar"/>
    <w:uiPriority w:val="99"/>
    <w:semiHidden/>
    <w:unhideWhenUsed/>
    <w:rsid w:val="00C84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E10"/>
    <w:rPr>
      <w:rFonts w:ascii="Tahoma" w:hAnsi="Tahoma" w:cs="Tahoma"/>
      <w:sz w:val="16"/>
      <w:szCs w:val="16"/>
    </w:rPr>
  </w:style>
  <w:style w:type="paragraph" w:styleId="Revision">
    <w:name w:val="Revision"/>
    <w:hidden/>
    <w:uiPriority w:val="99"/>
    <w:semiHidden/>
    <w:rsid w:val="00FE5AF9"/>
    <w:pPr>
      <w:spacing w:after="0" w:line="240" w:lineRule="auto"/>
    </w:pPr>
  </w:style>
  <w:style w:type="character" w:customStyle="1" w:styleId="text">
    <w:name w:val="text"/>
    <w:basedOn w:val="DefaultParagraphFont"/>
    <w:rsid w:val="0038328E"/>
  </w:style>
  <w:style w:type="character" w:styleId="CommentReference">
    <w:name w:val="annotation reference"/>
    <w:basedOn w:val="DefaultParagraphFont"/>
    <w:uiPriority w:val="99"/>
    <w:semiHidden/>
    <w:unhideWhenUsed/>
    <w:rsid w:val="000F0FC4"/>
    <w:rPr>
      <w:sz w:val="16"/>
      <w:szCs w:val="16"/>
    </w:rPr>
  </w:style>
  <w:style w:type="paragraph" w:styleId="CommentText">
    <w:name w:val="annotation text"/>
    <w:basedOn w:val="Normal"/>
    <w:link w:val="CommentTextChar"/>
    <w:uiPriority w:val="99"/>
    <w:semiHidden/>
    <w:unhideWhenUsed/>
    <w:rsid w:val="000F0FC4"/>
    <w:pPr>
      <w:spacing w:line="240" w:lineRule="auto"/>
    </w:pPr>
    <w:rPr>
      <w:sz w:val="20"/>
      <w:szCs w:val="20"/>
    </w:rPr>
  </w:style>
  <w:style w:type="character" w:customStyle="1" w:styleId="CommentTextChar">
    <w:name w:val="Comment Text Char"/>
    <w:basedOn w:val="DefaultParagraphFont"/>
    <w:link w:val="CommentText"/>
    <w:uiPriority w:val="99"/>
    <w:semiHidden/>
    <w:rsid w:val="000F0FC4"/>
    <w:rPr>
      <w:sz w:val="20"/>
      <w:szCs w:val="20"/>
    </w:rPr>
  </w:style>
  <w:style w:type="paragraph" w:styleId="CommentSubject">
    <w:name w:val="annotation subject"/>
    <w:basedOn w:val="CommentText"/>
    <w:next w:val="CommentText"/>
    <w:link w:val="CommentSubjectChar"/>
    <w:uiPriority w:val="99"/>
    <w:semiHidden/>
    <w:unhideWhenUsed/>
    <w:rsid w:val="000F0FC4"/>
    <w:rPr>
      <w:bCs/>
    </w:rPr>
  </w:style>
  <w:style w:type="character" w:customStyle="1" w:styleId="CommentSubjectChar">
    <w:name w:val="Comment Subject Char"/>
    <w:basedOn w:val="CommentTextChar"/>
    <w:link w:val="CommentSubject"/>
    <w:uiPriority w:val="99"/>
    <w:semiHidden/>
    <w:rsid w:val="000F0FC4"/>
    <w:rPr>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88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ekbana.com/automatic-text-summarization-542b78163429" TargetMode="External"/><Relationship Id="rId18" Type="http://schemas.microsoft.com/office/2007/relationships/hdphoto" Target="media/hdphoto1.wdp"/><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towardsdatascience.com/understand-text-summarization-and-create-your-own-summarizer-in-python-b26a9f09fc70"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github.com/duyvuleo/VNTC/tree/master/Data/10Topics/Ver1.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pulse/nlp-text-summarization-overview-madhav-mishra/" TargetMode="External"/><Relationship Id="rId5" Type="http://schemas.openxmlformats.org/officeDocument/2006/relationships/webSettings" Target="webSettings.xml"/><Relationship Id="rId15" Type="http://schemas.openxmlformats.org/officeDocument/2006/relationships/hyperlink" Target="https://medium.com/analytics-vidhya/encoders-decoders-sequence-to-sequence-architecture-5644efbb3392" TargetMode="External"/><Relationship Id="rId10" Type="http://schemas.openxmlformats.org/officeDocument/2006/relationships/hyperlink" Target="https://www.analyticsvidhya.com/blog/2019/06/comprehensive-guide-text-summarization-using-deep-learning-pytho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nalyticsvidhya.com/blog/2019/06/comprehensive-guide-text-summarization-using-deep-learning-python/" TargetMode="External"/><Relationship Id="rId14" Type="http://schemas.openxmlformats.org/officeDocument/2006/relationships/hyperlink" Target="https://towardsdatascience.com/understanding-encoder-decoder-sequence-to-sequence-model-679e04af434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93E33-BCD0-488E-8FC3-F8E1BCF1F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9</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tam</dc:creator>
  <cp:keywords/>
  <dc:description/>
  <cp:lastModifiedBy>X1Gen6</cp:lastModifiedBy>
  <cp:revision>26</cp:revision>
  <dcterms:created xsi:type="dcterms:W3CDTF">2021-11-09T11:29:00Z</dcterms:created>
  <dcterms:modified xsi:type="dcterms:W3CDTF">2024-10-10T11:55:00Z</dcterms:modified>
</cp:coreProperties>
</file>
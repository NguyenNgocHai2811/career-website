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432DA" w14:textId="77777777" w:rsidR="00831622" w:rsidRPr="000B3F58" w:rsidRDefault="00831622" w:rsidP="00831622">
      <w:pPr>
        <w:spacing w:line="240" w:lineRule="auto"/>
        <w:jc w:val="center"/>
        <w:rPr>
          <w:b/>
          <w:bCs/>
        </w:rPr>
      </w:pPr>
      <w:r w:rsidRPr="000B3F58">
        <w:rPr>
          <w:b/>
          <w:noProof/>
          <w:lang w:val="en-GB" w:eastAsia="en-GB"/>
        </w:rPr>
        <mc:AlternateContent>
          <mc:Choice Requires="wps">
            <w:drawing>
              <wp:anchor distT="0" distB="0" distL="114300" distR="114300" simplePos="0" relativeHeight="251660288" behindDoc="0" locked="0" layoutInCell="1" allowOverlap="1" wp14:anchorId="5C85E8BB" wp14:editId="183E449F">
                <wp:simplePos x="0" y="0"/>
                <wp:positionH relativeFrom="margin">
                  <wp:posOffset>-145415</wp:posOffset>
                </wp:positionH>
                <wp:positionV relativeFrom="paragraph">
                  <wp:posOffset>16856</wp:posOffset>
                </wp:positionV>
                <wp:extent cx="6416386" cy="8612332"/>
                <wp:effectExtent l="19050" t="19050" r="41910" b="3683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6386" cy="8612332"/>
                        </a:xfrm>
                        <a:prstGeom prst="rect">
                          <a:avLst/>
                        </a:prstGeom>
                        <a:solidFill>
                          <a:srgbClr val="FFFFFF"/>
                        </a:solidFill>
                        <a:ln w="57150" cmpd="thickThin">
                          <a:solidFill>
                            <a:srgbClr val="000000"/>
                          </a:solidFill>
                          <a:miter lim="800000"/>
                          <a:headEnd/>
                          <a:tailEnd/>
                        </a:ln>
                      </wps:spPr>
                      <wps:txbx>
                        <w:txbxContent>
                          <w:p w14:paraId="7E2BFEEF" w14:textId="77777777" w:rsidR="004728EA" w:rsidRDefault="004728EA" w:rsidP="00831622">
                            <w:pPr>
                              <w:spacing w:line="240" w:lineRule="auto"/>
                              <w:jc w:val="center"/>
                              <w:rPr>
                                <w:b/>
                                <w:bCs/>
                              </w:rPr>
                            </w:pPr>
                            <w:r w:rsidRPr="00A57BE2">
                              <w:rPr>
                                <w:b/>
                                <w:bCs/>
                              </w:rPr>
                              <w:t>TRƯỜNG ĐẠI HỌC QUY NHƠN</w:t>
                            </w:r>
                          </w:p>
                          <w:p w14:paraId="78E01A3F" w14:textId="77777777" w:rsidR="004728EA" w:rsidRDefault="004728EA" w:rsidP="00831622">
                            <w:pPr>
                              <w:spacing w:line="240" w:lineRule="auto"/>
                              <w:jc w:val="center"/>
                            </w:pPr>
                            <w:r w:rsidRPr="00A57BE2">
                              <w:t>KHOA CÔNG NGHỆ THÔNG TIN</w:t>
                            </w:r>
                          </w:p>
                          <w:p w14:paraId="485BD3CE" w14:textId="77777777" w:rsidR="004728EA" w:rsidRPr="004665CA" w:rsidRDefault="004728EA" w:rsidP="00831622">
                            <w:pPr>
                              <w:spacing w:after="0" w:line="240" w:lineRule="auto"/>
                              <w:jc w:val="center"/>
                              <w:rPr>
                                <w:sz w:val="18"/>
                              </w:rPr>
                            </w:pPr>
                          </w:p>
                          <w:p w14:paraId="05D9557D" w14:textId="77777777" w:rsidR="004728EA" w:rsidRDefault="004728EA" w:rsidP="00831622">
                            <w:pPr>
                              <w:spacing w:after="0" w:line="240" w:lineRule="auto"/>
                              <w:jc w:val="center"/>
                              <w:rPr>
                                <w:b/>
                                <w:sz w:val="18"/>
                              </w:rPr>
                            </w:pPr>
                          </w:p>
                          <w:p w14:paraId="7DB1531B" w14:textId="77777777" w:rsidR="004728EA" w:rsidRPr="004665CA" w:rsidRDefault="004728EA" w:rsidP="00831622">
                            <w:pPr>
                              <w:spacing w:after="0" w:line="240" w:lineRule="auto"/>
                              <w:jc w:val="center"/>
                              <w:rPr>
                                <w:b/>
                                <w:sz w:val="18"/>
                              </w:rPr>
                            </w:pPr>
                          </w:p>
                          <w:p w14:paraId="16CE2394" w14:textId="77777777" w:rsidR="004728EA" w:rsidRDefault="004728EA" w:rsidP="00831622">
                            <w:pPr>
                              <w:spacing w:after="0" w:line="240" w:lineRule="auto"/>
                              <w:jc w:val="center"/>
                            </w:pPr>
                            <w:r>
                              <w:rPr>
                                <w:noProof/>
                                <w:lang w:val="en-GB" w:eastAsia="en-GB"/>
                              </w:rPr>
                              <w:drawing>
                                <wp:inline distT="0" distB="0" distL="0" distR="0" wp14:anchorId="1A40AB4D" wp14:editId="3DF87733">
                                  <wp:extent cx="2120900" cy="20510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20900" cy="2051050"/>
                                          </a:xfrm>
                                          <a:prstGeom prst="rect">
                                            <a:avLst/>
                                          </a:prstGeom>
                                        </pic:spPr>
                                      </pic:pic>
                                    </a:graphicData>
                                  </a:graphic>
                                </wp:inline>
                              </w:drawing>
                            </w:r>
                          </w:p>
                          <w:p w14:paraId="7D37A679" w14:textId="77777777" w:rsidR="004728EA" w:rsidRDefault="004728EA" w:rsidP="00831622">
                            <w:pPr>
                              <w:spacing w:after="0" w:line="240" w:lineRule="auto"/>
                              <w:jc w:val="center"/>
                              <w:rPr>
                                <w:b/>
                                <w:sz w:val="18"/>
                                <w:szCs w:val="18"/>
                              </w:rPr>
                            </w:pPr>
                          </w:p>
                          <w:p w14:paraId="5AFA7B9F" w14:textId="77777777" w:rsidR="004728EA" w:rsidRDefault="004728EA" w:rsidP="00831622">
                            <w:pPr>
                              <w:spacing w:after="0" w:line="240" w:lineRule="auto"/>
                              <w:jc w:val="center"/>
                              <w:rPr>
                                <w:sz w:val="18"/>
                                <w:szCs w:val="18"/>
                              </w:rPr>
                            </w:pPr>
                          </w:p>
                          <w:p w14:paraId="566572C7" w14:textId="77777777" w:rsidR="004728EA" w:rsidRDefault="004728EA" w:rsidP="00831622">
                            <w:pPr>
                              <w:spacing w:after="0" w:line="240" w:lineRule="auto"/>
                              <w:jc w:val="center"/>
                              <w:rPr>
                                <w:sz w:val="18"/>
                                <w:szCs w:val="18"/>
                              </w:rPr>
                            </w:pPr>
                          </w:p>
                          <w:p w14:paraId="0CF12B57" w14:textId="77777777" w:rsidR="004728EA" w:rsidRDefault="004728EA" w:rsidP="00831622">
                            <w:pPr>
                              <w:spacing w:line="240" w:lineRule="auto"/>
                              <w:jc w:val="center"/>
                            </w:pPr>
                            <w:r>
                              <w:t>ĐỀ CƯƠNG</w:t>
                            </w:r>
                          </w:p>
                          <w:p w14:paraId="1B18636D" w14:textId="77777777" w:rsidR="004728EA" w:rsidRDefault="004728EA" w:rsidP="00831622">
                            <w:pPr>
                              <w:spacing w:line="240" w:lineRule="auto"/>
                              <w:jc w:val="center"/>
                            </w:pPr>
                            <w:r>
                              <w:t>KHÓA LUẬN TỐT NGHIỆP</w:t>
                            </w:r>
                          </w:p>
                          <w:p w14:paraId="6B8FE3A5" w14:textId="41506D16" w:rsidR="004728EA" w:rsidRDefault="00E54FC5" w:rsidP="00831622">
                            <w:pPr>
                              <w:spacing w:line="240" w:lineRule="auto"/>
                              <w:jc w:val="center"/>
                            </w:pPr>
                            <w:r w:rsidRPr="00E54FC5">
                              <w:t>KORRA – NỀN TẢNG TÌM KIẾM VIỆC LÀM</w:t>
                            </w:r>
                          </w:p>
                          <w:p w14:paraId="0A1D23E3" w14:textId="77777777" w:rsidR="004728EA" w:rsidRDefault="004728EA" w:rsidP="00831622">
                            <w:pPr>
                              <w:spacing w:line="240" w:lineRule="auto"/>
                              <w:jc w:val="center"/>
                            </w:pPr>
                          </w:p>
                          <w:p w14:paraId="1AF66128" w14:textId="77777777" w:rsidR="004728EA" w:rsidRDefault="004728EA" w:rsidP="00831622">
                            <w:pPr>
                              <w:spacing w:line="240" w:lineRule="auto"/>
                              <w:jc w:val="center"/>
                            </w:pPr>
                          </w:p>
                          <w:p w14:paraId="78F9FD04" w14:textId="77777777" w:rsidR="004728EA" w:rsidRDefault="004728EA" w:rsidP="00831622">
                            <w:pPr>
                              <w:spacing w:line="240" w:lineRule="auto"/>
                              <w:jc w:val="center"/>
                            </w:pPr>
                          </w:p>
                          <w:p w14:paraId="296C7937" w14:textId="77777777" w:rsidR="004728EA" w:rsidRDefault="004728EA" w:rsidP="00831622">
                            <w:pPr>
                              <w:spacing w:line="240" w:lineRule="auto"/>
                              <w:jc w:val="center"/>
                            </w:pPr>
                          </w:p>
                          <w:tbl>
                            <w:tblPr>
                              <w:tblStyle w:val="TableGrid"/>
                              <w:tblW w:w="0" w:type="auto"/>
                              <w:tblInd w:w="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150"/>
                            </w:tblGrid>
                            <w:tr w:rsidR="004728EA" w14:paraId="4A8DF939" w14:textId="77777777" w:rsidTr="004728EA">
                              <w:tc>
                                <w:tcPr>
                                  <w:tcW w:w="3150" w:type="dxa"/>
                                </w:tcPr>
                                <w:p w14:paraId="41730913" w14:textId="77777777" w:rsidR="004728EA" w:rsidRDefault="004728EA" w:rsidP="004728EA">
                                  <w:r>
                                    <w:t>Sinh viên</w:t>
                                  </w:r>
                                </w:p>
                              </w:tc>
                              <w:tc>
                                <w:tcPr>
                                  <w:tcW w:w="3150" w:type="dxa"/>
                                </w:tcPr>
                                <w:p w14:paraId="752FEC6D" w14:textId="5C9D28DC" w:rsidR="004728EA" w:rsidRDefault="00E54FC5" w:rsidP="004728EA">
                                  <w:r>
                                    <w:t>Nguyễn Ngọc Hải</w:t>
                                  </w:r>
                                </w:p>
                              </w:tc>
                            </w:tr>
                            <w:tr w:rsidR="004728EA" w14:paraId="455263FD" w14:textId="77777777" w:rsidTr="004728EA">
                              <w:tc>
                                <w:tcPr>
                                  <w:tcW w:w="3150" w:type="dxa"/>
                                </w:tcPr>
                                <w:p w14:paraId="439EE1A3" w14:textId="77777777" w:rsidR="004728EA" w:rsidRDefault="004728EA" w:rsidP="004728EA">
                                  <w:r>
                                    <w:t>Chuyên ngành</w:t>
                                  </w:r>
                                </w:p>
                              </w:tc>
                              <w:tc>
                                <w:tcPr>
                                  <w:tcW w:w="3150" w:type="dxa"/>
                                </w:tcPr>
                                <w:p w14:paraId="41431390" w14:textId="0E715AA1" w:rsidR="004728EA" w:rsidRDefault="00E54FC5" w:rsidP="004728EA">
                                  <w:r>
                                    <w:t>Hệ thống thông tin</w:t>
                                  </w:r>
                                </w:p>
                              </w:tc>
                            </w:tr>
                            <w:tr w:rsidR="004728EA" w14:paraId="137A6583" w14:textId="77777777" w:rsidTr="004728EA">
                              <w:tc>
                                <w:tcPr>
                                  <w:tcW w:w="3150" w:type="dxa"/>
                                </w:tcPr>
                                <w:p w14:paraId="21B7E414" w14:textId="77777777" w:rsidR="004728EA" w:rsidRDefault="004728EA" w:rsidP="004728EA">
                                  <w:r>
                                    <w:t>Khóa học</w:t>
                                  </w:r>
                                </w:p>
                                <w:p w14:paraId="04D2B13D" w14:textId="42017DD5" w:rsidR="00E54FC5" w:rsidRDefault="00E54FC5" w:rsidP="004728EA">
                                  <w:r>
                                    <w:t>Người hướng dẫn</w:t>
                                  </w:r>
                                </w:p>
                              </w:tc>
                              <w:tc>
                                <w:tcPr>
                                  <w:tcW w:w="3150" w:type="dxa"/>
                                </w:tcPr>
                                <w:p w14:paraId="4D811DBC" w14:textId="77777777" w:rsidR="00E54FC5" w:rsidRDefault="004728EA" w:rsidP="004728EA">
                                  <w:r>
                                    <w:t>K</w:t>
                                  </w:r>
                                  <w:r w:rsidR="00E54FC5">
                                    <w:t>45</w:t>
                                  </w:r>
                                </w:p>
                                <w:p w14:paraId="21E619D9" w14:textId="5A5DB271" w:rsidR="00E54FC5" w:rsidRDefault="00E54FC5" w:rsidP="004728EA">
                                  <w:r>
                                    <w:t>TS Phan Đình Sinh</w:t>
                                  </w:r>
                                </w:p>
                              </w:tc>
                            </w:tr>
                            <w:tr w:rsidR="004728EA" w14:paraId="595CA7A3" w14:textId="77777777" w:rsidTr="004728EA">
                              <w:tc>
                                <w:tcPr>
                                  <w:tcW w:w="3150" w:type="dxa"/>
                                </w:tcPr>
                                <w:p w14:paraId="59951799" w14:textId="77777777" w:rsidR="004728EA" w:rsidRDefault="004728EA" w:rsidP="004728EA"/>
                              </w:tc>
                              <w:tc>
                                <w:tcPr>
                                  <w:tcW w:w="3150" w:type="dxa"/>
                                </w:tcPr>
                                <w:p w14:paraId="47B72D96" w14:textId="77777777" w:rsidR="004728EA" w:rsidRDefault="004728EA" w:rsidP="004728EA"/>
                              </w:tc>
                            </w:tr>
                            <w:tr w:rsidR="004728EA" w14:paraId="5ACE36D9" w14:textId="77777777" w:rsidTr="004728EA">
                              <w:tc>
                                <w:tcPr>
                                  <w:tcW w:w="3150" w:type="dxa"/>
                                </w:tcPr>
                                <w:p w14:paraId="5297F161" w14:textId="77777777" w:rsidR="004728EA" w:rsidRDefault="004728EA" w:rsidP="004728EA"/>
                              </w:tc>
                              <w:tc>
                                <w:tcPr>
                                  <w:tcW w:w="3150" w:type="dxa"/>
                                </w:tcPr>
                                <w:p w14:paraId="2A13F5EC" w14:textId="77777777" w:rsidR="004728EA" w:rsidRDefault="004728EA" w:rsidP="004728EA"/>
                              </w:tc>
                            </w:tr>
                          </w:tbl>
                          <w:p w14:paraId="341B140D" w14:textId="77777777" w:rsidR="004728EA" w:rsidRPr="00AD5508" w:rsidRDefault="004728EA" w:rsidP="00831622">
                            <w:pPr>
                              <w:spacing w:after="0" w:line="240" w:lineRule="auto"/>
                              <w:jc w:val="center"/>
                              <w:rPr>
                                <w:b/>
                                <w:sz w:val="18"/>
                                <w:szCs w:val="18"/>
                              </w:rPr>
                            </w:pPr>
                          </w:p>
                          <w:p w14:paraId="0DDCFBCF" w14:textId="77777777" w:rsidR="004728EA" w:rsidRDefault="004728EA" w:rsidP="00831622">
                            <w:pPr>
                              <w:spacing w:after="0" w:line="240" w:lineRule="auto"/>
                              <w:jc w:val="center"/>
                              <w:rPr>
                                <w:sz w:val="18"/>
                                <w:szCs w:val="18"/>
                              </w:rPr>
                            </w:pPr>
                          </w:p>
                          <w:p w14:paraId="71B4F9CE" w14:textId="77777777" w:rsidR="004728EA" w:rsidRDefault="004728EA" w:rsidP="00831622">
                            <w:pPr>
                              <w:spacing w:after="0" w:line="240" w:lineRule="auto"/>
                              <w:jc w:val="center"/>
                              <w:rPr>
                                <w:sz w:val="18"/>
                                <w:szCs w:val="18"/>
                              </w:rPr>
                            </w:pPr>
                          </w:p>
                          <w:p w14:paraId="46E04A39" w14:textId="77777777" w:rsidR="004728EA" w:rsidRDefault="004728EA" w:rsidP="00831622">
                            <w:pPr>
                              <w:spacing w:after="0" w:line="240" w:lineRule="auto"/>
                              <w:jc w:val="center"/>
                              <w:rPr>
                                <w:sz w:val="18"/>
                                <w:szCs w:val="18"/>
                              </w:rPr>
                            </w:pPr>
                          </w:p>
                          <w:p w14:paraId="258C4640" w14:textId="77777777" w:rsidR="004728EA" w:rsidRDefault="004728EA" w:rsidP="00831622">
                            <w:pPr>
                              <w:spacing w:after="0" w:line="240" w:lineRule="auto"/>
                              <w:jc w:val="center"/>
                              <w:rPr>
                                <w:sz w:val="18"/>
                                <w:szCs w:val="18"/>
                              </w:rPr>
                            </w:pPr>
                          </w:p>
                          <w:p w14:paraId="116FBB0D" w14:textId="77777777" w:rsidR="004728EA" w:rsidRDefault="004728EA" w:rsidP="00831622">
                            <w:pPr>
                              <w:spacing w:after="0" w:line="240" w:lineRule="auto"/>
                              <w:rPr>
                                <w:sz w:val="18"/>
                                <w:szCs w:val="18"/>
                              </w:rPr>
                            </w:pPr>
                          </w:p>
                          <w:p w14:paraId="0667A53D" w14:textId="77777777" w:rsidR="004728EA" w:rsidRDefault="004728EA" w:rsidP="00831622">
                            <w:pPr>
                              <w:spacing w:after="0" w:line="240" w:lineRule="auto"/>
                              <w:jc w:val="center"/>
                              <w:rPr>
                                <w:sz w:val="18"/>
                                <w:szCs w:val="18"/>
                              </w:rPr>
                            </w:pPr>
                          </w:p>
                          <w:p w14:paraId="513ABB86" w14:textId="151027C9" w:rsidR="004728EA" w:rsidRDefault="004728EA" w:rsidP="00831622">
                            <w:pPr>
                              <w:spacing w:line="240" w:lineRule="auto"/>
                              <w:jc w:val="center"/>
                            </w:pPr>
                            <w:r>
                              <w:t xml:space="preserve">Quy Nhơn, tháng </w:t>
                            </w:r>
                            <w:r w:rsidR="00E54FC5">
                              <w:t>11</w:t>
                            </w:r>
                            <w:r>
                              <w:t xml:space="preserve"> năm 20</w:t>
                            </w:r>
                            <w:r w:rsidR="00E54FC5">
                              <w:t>25</w:t>
                            </w:r>
                          </w:p>
                          <w:p w14:paraId="5538DD85" w14:textId="77777777" w:rsidR="004728EA" w:rsidRPr="00FA2C7F" w:rsidRDefault="004728EA" w:rsidP="00831622">
                            <w:pPr>
                              <w:spacing w:after="0" w:line="240" w:lineRule="auto"/>
                              <w:jc w:val="center"/>
                              <w:rPr>
                                <w:b/>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85E8BB" id="_x0000_t202" coordsize="21600,21600" o:spt="202" path="m,l,21600r21600,l21600,xe">
                <v:stroke joinstyle="miter"/>
                <v:path gradientshapeok="t" o:connecttype="rect"/>
              </v:shapetype>
              <v:shape id="Text Box 5" o:spid="_x0000_s1026" type="#_x0000_t202" style="position:absolute;left:0;text-align:left;margin-left:-11.45pt;margin-top:1.35pt;width:505.25pt;height:678.1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" strokeweight="4.5pt">
                <v:stroke linestyle="thickThin"/>
                <v:textbox>
                  <w:txbxContent>
                    <w:p w14:paraId="7E2BFEEF" w14:textId="77777777" w:rsidR="004728EA" w:rsidRDefault="004728EA" w:rsidP="00831622">
                      <w:pPr>
                        <w:spacing w:line="240" w:lineRule="auto"/>
                        <w:jc w:val="center"/>
                        <w:rPr>
                          <w:b/>
                          <w:bCs/>
                        </w:rPr>
                      </w:pPr>
                      <w:r w:rsidRPr="00A57BE2">
                        <w:rPr>
                          <w:b/>
                          <w:bCs/>
                        </w:rPr>
                        <w:t>TRƯỜNG ĐẠI HỌC QUY NHƠN</w:t>
                      </w:r>
                    </w:p>
                    <w:p w14:paraId="78E01A3F" w14:textId="77777777" w:rsidR="004728EA" w:rsidRDefault="004728EA" w:rsidP="00831622">
                      <w:pPr>
                        <w:spacing w:line="240" w:lineRule="auto"/>
                        <w:jc w:val="center"/>
                      </w:pPr>
                      <w:r w:rsidRPr="00A57BE2">
                        <w:t>KHOA CÔNG NGHỆ THÔNG TIN</w:t>
                      </w:r>
                    </w:p>
                    <w:p w14:paraId="485BD3CE" w14:textId="77777777" w:rsidR="004728EA" w:rsidRPr="004665CA" w:rsidRDefault="004728EA" w:rsidP="00831622">
                      <w:pPr>
                        <w:spacing w:after="0" w:line="240" w:lineRule="auto"/>
                        <w:jc w:val="center"/>
                        <w:rPr>
                          <w:sz w:val="18"/>
                        </w:rPr>
                      </w:pPr>
                    </w:p>
                    <w:p w14:paraId="05D9557D" w14:textId="77777777" w:rsidR="004728EA" w:rsidRDefault="004728EA" w:rsidP="00831622">
                      <w:pPr>
                        <w:spacing w:after="0" w:line="240" w:lineRule="auto"/>
                        <w:jc w:val="center"/>
                        <w:rPr>
                          <w:b/>
                          <w:sz w:val="18"/>
                        </w:rPr>
                      </w:pPr>
                    </w:p>
                    <w:p w14:paraId="7DB1531B" w14:textId="77777777" w:rsidR="004728EA" w:rsidRPr="004665CA" w:rsidRDefault="004728EA" w:rsidP="00831622">
                      <w:pPr>
                        <w:spacing w:after="0" w:line="240" w:lineRule="auto"/>
                        <w:jc w:val="center"/>
                        <w:rPr>
                          <w:b/>
                          <w:sz w:val="18"/>
                        </w:rPr>
                      </w:pPr>
                    </w:p>
                    <w:p w14:paraId="16CE2394" w14:textId="77777777" w:rsidR="004728EA" w:rsidRDefault="004728EA" w:rsidP="00831622">
                      <w:pPr>
                        <w:spacing w:after="0" w:line="240" w:lineRule="auto"/>
                        <w:jc w:val="center"/>
                      </w:pPr>
                      <w:r>
                        <w:rPr>
                          <w:noProof/>
                          <w:lang w:val="en-GB" w:eastAsia="en-GB"/>
                        </w:rPr>
                        <w:drawing>
                          <wp:inline distT="0" distB="0" distL="0" distR="0" wp14:anchorId="1A40AB4D" wp14:editId="3DF87733">
                            <wp:extent cx="2120900" cy="20510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20900" cy="2051050"/>
                                    </a:xfrm>
                                    <a:prstGeom prst="rect">
                                      <a:avLst/>
                                    </a:prstGeom>
                                  </pic:spPr>
                                </pic:pic>
                              </a:graphicData>
                            </a:graphic>
                          </wp:inline>
                        </w:drawing>
                      </w:r>
                    </w:p>
                    <w:p w14:paraId="7D37A679" w14:textId="77777777" w:rsidR="004728EA" w:rsidRDefault="004728EA" w:rsidP="00831622">
                      <w:pPr>
                        <w:spacing w:after="0" w:line="240" w:lineRule="auto"/>
                        <w:jc w:val="center"/>
                        <w:rPr>
                          <w:b/>
                          <w:sz w:val="18"/>
                          <w:szCs w:val="18"/>
                        </w:rPr>
                      </w:pPr>
                    </w:p>
                    <w:p w14:paraId="5AFA7B9F" w14:textId="77777777" w:rsidR="004728EA" w:rsidRDefault="004728EA" w:rsidP="00831622">
                      <w:pPr>
                        <w:spacing w:after="0" w:line="240" w:lineRule="auto"/>
                        <w:jc w:val="center"/>
                        <w:rPr>
                          <w:sz w:val="18"/>
                          <w:szCs w:val="18"/>
                        </w:rPr>
                      </w:pPr>
                    </w:p>
                    <w:p w14:paraId="566572C7" w14:textId="77777777" w:rsidR="004728EA" w:rsidRDefault="004728EA" w:rsidP="00831622">
                      <w:pPr>
                        <w:spacing w:after="0" w:line="240" w:lineRule="auto"/>
                        <w:jc w:val="center"/>
                        <w:rPr>
                          <w:sz w:val="18"/>
                          <w:szCs w:val="18"/>
                        </w:rPr>
                      </w:pPr>
                    </w:p>
                    <w:p w14:paraId="0CF12B57" w14:textId="77777777" w:rsidR="004728EA" w:rsidRDefault="004728EA" w:rsidP="00831622">
                      <w:pPr>
                        <w:spacing w:line="240" w:lineRule="auto"/>
                        <w:jc w:val="center"/>
                      </w:pPr>
                      <w:r>
                        <w:t>ĐỀ CƯƠNG</w:t>
                      </w:r>
                    </w:p>
                    <w:p w14:paraId="1B18636D" w14:textId="77777777" w:rsidR="004728EA" w:rsidRDefault="004728EA" w:rsidP="00831622">
                      <w:pPr>
                        <w:spacing w:line="240" w:lineRule="auto"/>
                        <w:jc w:val="center"/>
                      </w:pPr>
                      <w:r>
                        <w:t>KHÓA LUẬN TỐT NGHIỆP</w:t>
                      </w:r>
                    </w:p>
                    <w:p w14:paraId="6B8FE3A5" w14:textId="41506D16" w:rsidR="004728EA" w:rsidRDefault="00E54FC5" w:rsidP="00831622">
                      <w:pPr>
                        <w:spacing w:line="240" w:lineRule="auto"/>
                        <w:jc w:val="center"/>
                      </w:pPr>
                      <w:r w:rsidRPr="00E54FC5">
                        <w:t>KORRA – NỀN TẢNG TÌM KIẾM VIỆC LÀM</w:t>
                      </w:r>
                    </w:p>
                    <w:p w14:paraId="0A1D23E3" w14:textId="77777777" w:rsidR="004728EA" w:rsidRDefault="004728EA" w:rsidP="00831622">
                      <w:pPr>
                        <w:spacing w:line="240" w:lineRule="auto"/>
                        <w:jc w:val="center"/>
                      </w:pPr>
                    </w:p>
                    <w:p w14:paraId="1AF66128" w14:textId="77777777" w:rsidR="004728EA" w:rsidRDefault="004728EA" w:rsidP="00831622">
                      <w:pPr>
                        <w:spacing w:line="240" w:lineRule="auto"/>
                        <w:jc w:val="center"/>
                      </w:pPr>
                    </w:p>
                    <w:p w14:paraId="78F9FD04" w14:textId="77777777" w:rsidR="004728EA" w:rsidRDefault="004728EA" w:rsidP="00831622">
                      <w:pPr>
                        <w:spacing w:line="240" w:lineRule="auto"/>
                        <w:jc w:val="center"/>
                      </w:pPr>
                    </w:p>
                    <w:p w14:paraId="296C7937" w14:textId="77777777" w:rsidR="004728EA" w:rsidRDefault="004728EA" w:rsidP="00831622">
                      <w:pPr>
                        <w:spacing w:line="240" w:lineRule="auto"/>
                        <w:jc w:val="center"/>
                      </w:pPr>
                    </w:p>
                    <w:tbl>
                      <w:tblPr>
                        <w:tblStyle w:val="TableGrid"/>
                        <w:tblW w:w="0" w:type="auto"/>
                        <w:tblInd w:w="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150"/>
                      </w:tblGrid>
                      <w:tr w:rsidR="004728EA" w14:paraId="4A8DF939" w14:textId="77777777" w:rsidTr="004728EA">
                        <w:tc>
                          <w:tcPr>
                            <w:tcW w:w="3150" w:type="dxa"/>
                          </w:tcPr>
                          <w:p w14:paraId="41730913" w14:textId="77777777" w:rsidR="004728EA" w:rsidRDefault="004728EA" w:rsidP="004728EA">
                            <w:r>
                              <w:t>Sinh viên</w:t>
                            </w:r>
                          </w:p>
                        </w:tc>
                        <w:tc>
                          <w:tcPr>
                            <w:tcW w:w="3150" w:type="dxa"/>
                          </w:tcPr>
                          <w:p w14:paraId="752FEC6D" w14:textId="5C9D28DC" w:rsidR="004728EA" w:rsidRDefault="00E54FC5" w:rsidP="004728EA">
                            <w:r>
                              <w:t>Nguyễn Ngọc Hải</w:t>
                            </w:r>
                          </w:p>
                        </w:tc>
                      </w:tr>
                      <w:tr w:rsidR="004728EA" w14:paraId="455263FD" w14:textId="77777777" w:rsidTr="004728EA">
                        <w:tc>
                          <w:tcPr>
                            <w:tcW w:w="3150" w:type="dxa"/>
                          </w:tcPr>
                          <w:p w14:paraId="439EE1A3" w14:textId="77777777" w:rsidR="004728EA" w:rsidRDefault="004728EA" w:rsidP="004728EA">
                            <w:r>
                              <w:t>Chuyên ngành</w:t>
                            </w:r>
                          </w:p>
                        </w:tc>
                        <w:tc>
                          <w:tcPr>
                            <w:tcW w:w="3150" w:type="dxa"/>
                          </w:tcPr>
                          <w:p w14:paraId="41431390" w14:textId="0E715AA1" w:rsidR="004728EA" w:rsidRDefault="00E54FC5" w:rsidP="004728EA">
                            <w:r>
                              <w:t>Hệ thống thông tin</w:t>
                            </w:r>
                          </w:p>
                        </w:tc>
                      </w:tr>
                      <w:tr w:rsidR="004728EA" w14:paraId="137A6583" w14:textId="77777777" w:rsidTr="004728EA">
                        <w:tc>
                          <w:tcPr>
                            <w:tcW w:w="3150" w:type="dxa"/>
                          </w:tcPr>
                          <w:p w14:paraId="21B7E414" w14:textId="77777777" w:rsidR="004728EA" w:rsidRDefault="004728EA" w:rsidP="004728EA">
                            <w:r>
                              <w:t>Khóa học</w:t>
                            </w:r>
                          </w:p>
                          <w:p w14:paraId="04D2B13D" w14:textId="42017DD5" w:rsidR="00E54FC5" w:rsidRDefault="00E54FC5" w:rsidP="004728EA">
                            <w:r>
                              <w:t>Người hướng dẫn</w:t>
                            </w:r>
                          </w:p>
                        </w:tc>
                        <w:tc>
                          <w:tcPr>
                            <w:tcW w:w="3150" w:type="dxa"/>
                          </w:tcPr>
                          <w:p w14:paraId="4D811DBC" w14:textId="77777777" w:rsidR="00E54FC5" w:rsidRDefault="004728EA" w:rsidP="004728EA">
                            <w:r>
                              <w:t>K</w:t>
                            </w:r>
                            <w:r w:rsidR="00E54FC5">
                              <w:t>45</w:t>
                            </w:r>
                          </w:p>
                          <w:p w14:paraId="21E619D9" w14:textId="5A5DB271" w:rsidR="00E54FC5" w:rsidRDefault="00E54FC5" w:rsidP="004728EA">
                            <w:r>
                              <w:t>TS Phan Đình Sinh</w:t>
                            </w:r>
                          </w:p>
                        </w:tc>
                      </w:tr>
                      <w:tr w:rsidR="004728EA" w14:paraId="595CA7A3" w14:textId="77777777" w:rsidTr="004728EA">
                        <w:tc>
                          <w:tcPr>
                            <w:tcW w:w="3150" w:type="dxa"/>
                          </w:tcPr>
                          <w:p w14:paraId="59951799" w14:textId="77777777" w:rsidR="004728EA" w:rsidRDefault="004728EA" w:rsidP="004728EA"/>
                        </w:tc>
                        <w:tc>
                          <w:tcPr>
                            <w:tcW w:w="3150" w:type="dxa"/>
                          </w:tcPr>
                          <w:p w14:paraId="47B72D96" w14:textId="77777777" w:rsidR="004728EA" w:rsidRDefault="004728EA" w:rsidP="004728EA"/>
                        </w:tc>
                      </w:tr>
                      <w:tr w:rsidR="004728EA" w14:paraId="5ACE36D9" w14:textId="77777777" w:rsidTr="004728EA">
                        <w:tc>
                          <w:tcPr>
                            <w:tcW w:w="3150" w:type="dxa"/>
                          </w:tcPr>
                          <w:p w14:paraId="5297F161" w14:textId="77777777" w:rsidR="004728EA" w:rsidRDefault="004728EA" w:rsidP="004728EA"/>
                        </w:tc>
                        <w:tc>
                          <w:tcPr>
                            <w:tcW w:w="3150" w:type="dxa"/>
                          </w:tcPr>
                          <w:p w14:paraId="2A13F5EC" w14:textId="77777777" w:rsidR="004728EA" w:rsidRDefault="004728EA" w:rsidP="004728EA"/>
                        </w:tc>
                      </w:tr>
                    </w:tbl>
                    <w:p w14:paraId="341B140D" w14:textId="77777777" w:rsidR="004728EA" w:rsidRPr="00AD5508" w:rsidRDefault="004728EA" w:rsidP="00831622">
                      <w:pPr>
                        <w:spacing w:after="0" w:line="240" w:lineRule="auto"/>
                        <w:jc w:val="center"/>
                        <w:rPr>
                          <w:b/>
                          <w:sz w:val="18"/>
                          <w:szCs w:val="18"/>
                        </w:rPr>
                      </w:pPr>
                    </w:p>
                    <w:p w14:paraId="0DDCFBCF" w14:textId="77777777" w:rsidR="004728EA" w:rsidRDefault="004728EA" w:rsidP="00831622">
                      <w:pPr>
                        <w:spacing w:after="0" w:line="240" w:lineRule="auto"/>
                        <w:jc w:val="center"/>
                        <w:rPr>
                          <w:sz w:val="18"/>
                          <w:szCs w:val="18"/>
                        </w:rPr>
                      </w:pPr>
                    </w:p>
                    <w:p w14:paraId="71B4F9CE" w14:textId="77777777" w:rsidR="004728EA" w:rsidRDefault="004728EA" w:rsidP="00831622">
                      <w:pPr>
                        <w:spacing w:after="0" w:line="240" w:lineRule="auto"/>
                        <w:jc w:val="center"/>
                        <w:rPr>
                          <w:sz w:val="18"/>
                          <w:szCs w:val="18"/>
                        </w:rPr>
                      </w:pPr>
                    </w:p>
                    <w:p w14:paraId="46E04A39" w14:textId="77777777" w:rsidR="004728EA" w:rsidRDefault="004728EA" w:rsidP="00831622">
                      <w:pPr>
                        <w:spacing w:after="0" w:line="240" w:lineRule="auto"/>
                        <w:jc w:val="center"/>
                        <w:rPr>
                          <w:sz w:val="18"/>
                          <w:szCs w:val="18"/>
                        </w:rPr>
                      </w:pPr>
                    </w:p>
                    <w:p w14:paraId="258C4640" w14:textId="77777777" w:rsidR="004728EA" w:rsidRDefault="004728EA" w:rsidP="00831622">
                      <w:pPr>
                        <w:spacing w:after="0" w:line="240" w:lineRule="auto"/>
                        <w:jc w:val="center"/>
                        <w:rPr>
                          <w:sz w:val="18"/>
                          <w:szCs w:val="18"/>
                        </w:rPr>
                      </w:pPr>
                    </w:p>
                    <w:p w14:paraId="116FBB0D" w14:textId="77777777" w:rsidR="004728EA" w:rsidRDefault="004728EA" w:rsidP="00831622">
                      <w:pPr>
                        <w:spacing w:after="0" w:line="240" w:lineRule="auto"/>
                        <w:rPr>
                          <w:sz w:val="18"/>
                          <w:szCs w:val="18"/>
                        </w:rPr>
                      </w:pPr>
                    </w:p>
                    <w:p w14:paraId="0667A53D" w14:textId="77777777" w:rsidR="004728EA" w:rsidRDefault="004728EA" w:rsidP="00831622">
                      <w:pPr>
                        <w:spacing w:after="0" w:line="240" w:lineRule="auto"/>
                        <w:jc w:val="center"/>
                        <w:rPr>
                          <w:sz w:val="18"/>
                          <w:szCs w:val="18"/>
                        </w:rPr>
                      </w:pPr>
                    </w:p>
                    <w:p w14:paraId="513ABB86" w14:textId="151027C9" w:rsidR="004728EA" w:rsidRDefault="004728EA" w:rsidP="00831622">
                      <w:pPr>
                        <w:spacing w:line="240" w:lineRule="auto"/>
                        <w:jc w:val="center"/>
                      </w:pPr>
                      <w:r>
                        <w:t xml:space="preserve">Quy Nhơn, tháng </w:t>
                      </w:r>
                      <w:r w:rsidR="00E54FC5">
                        <w:t>11</w:t>
                      </w:r>
                      <w:r>
                        <w:t xml:space="preserve"> năm 20</w:t>
                      </w:r>
                      <w:r w:rsidR="00E54FC5">
                        <w:t>25</w:t>
                      </w:r>
                    </w:p>
                    <w:p w14:paraId="5538DD85" w14:textId="77777777" w:rsidR="004728EA" w:rsidRPr="00FA2C7F" w:rsidRDefault="004728EA" w:rsidP="00831622">
                      <w:pPr>
                        <w:spacing w:after="0" w:line="240" w:lineRule="auto"/>
                        <w:jc w:val="center"/>
                        <w:rPr>
                          <w:b/>
                          <w:sz w:val="18"/>
                          <w:szCs w:val="18"/>
                        </w:rPr>
                      </w:pPr>
                    </w:p>
                  </w:txbxContent>
                </v:textbox>
                <w10:wrap anchorx="margin"/>
              </v:shape>
            </w:pict>
          </mc:Fallback>
        </mc:AlternateContent>
      </w:r>
      <w:r w:rsidRPr="000B3F58">
        <w:rPr>
          <w:b/>
          <w:bCs/>
        </w:rPr>
        <w:t>TRƯỜNG ĐẠI HỌC QUY NHƠN</w:t>
      </w:r>
    </w:p>
    <w:p w14:paraId="113F8CB8" w14:textId="77777777" w:rsidR="00831622" w:rsidRPr="000B3F58" w:rsidRDefault="00831622" w:rsidP="00831622">
      <w:pPr>
        <w:spacing w:line="240" w:lineRule="auto"/>
        <w:jc w:val="center"/>
        <w:rPr>
          <w:b/>
        </w:rPr>
      </w:pPr>
      <w:r w:rsidRPr="000B3F58">
        <w:rPr>
          <w:b/>
        </w:rPr>
        <w:t>KHOA CÔNG NGHỆ THÔNG TIN</w:t>
      </w:r>
    </w:p>
    <w:p w14:paraId="4E06392C" w14:textId="77777777" w:rsidR="00831622" w:rsidRPr="000B3F58" w:rsidRDefault="00831622" w:rsidP="00831622">
      <w:pPr>
        <w:spacing w:after="0" w:line="240" w:lineRule="auto"/>
        <w:jc w:val="center"/>
        <w:rPr>
          <w:b/>
          <w:sz w:val="18"/>
        </w:rPr>
      </w:pPr>
    </w:p>
    <w:p w14:paraId="5FCC2E04" w14:textId="77777777" w:rsidR="00831622" w:rsidRPr="000B3F58" w:rsidRDefault="00831622" w:rsidP="00831622">
      <w:pPr>
        <w:spacing w:after="0" w:line="240" w:lineRule="auto"/>
        <w:jc w:val="center"/>
        <w:rPr>
          <w:b/>
          <w:sz w:val="18"/>
        </w:rPr>
      </w:pPr>
    </w:p>
    <w:p w14:paraId="370E31E9" w14:textId="77777777" w:rsidR="00831622" w:rsidRPr="000B3F58" w:rsidRDefault="00831622" w:rsidP="00831622">
      <w:pPr>
        <w:spacing w:after="0" w:line="240" w:lineRule="auto"/>
        <w:jc w:val="center"/>
        <w:rPr>
          <w:b/>
        </w:rPr>
      </w:pPr>
      <w:r w:rsidRPr="000B3F58">
        <w:rPr>
          <w:b/>
          <w:noProof/>
          <w:lang w:val="en-GB" w:eastAsia="en-GB"/>
        </w:rPr>
        <w:drawing>
          <wp:inline distT="0" distB="0" distL="0" distR="0" wp14:anchorId="27DB56D0" wp14:editId="249E353E">
            <wp:extent cx="2120900" cy="20510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20900" cy="2051050"/>
                    </a:xfrm>
                    <a:prstGeom prst="rect">
                      <a:avLst/>
                    </a:prstGeom>
                  </pic:spPr>
                </pic:pic>
              </a:graphicData>
            </a:graphic>
          </wp:inline>
        </w:drawing>
      </w:r>
    </w:p>
    <w:p w14:paraId="369D850C" w14:textId="77777777" w:rsidR="00831622" w:rsidRPr="000B3F58" w:rsidRDefault="00831622" w:rsidP="00831622">
      <w:pPr>
        <w:spacing w:after="0" w:line="240" w:lineRule="auto"/>
        <w:jc w:val="center"/>
        <w:rPr>
          <w:b/>
          <w:sz w:val="18"/>
          <w:szCs w:val="18"/>
        </w:rPr>
      </w:pPr>
    </w:p>
    <w:p w14:paraId="5405E930" w14:textId="77777777" w:rsidR="00831622" w:rsidRPr="000B3F58" w:rsidRDefault="00831622" w:rsidP="00831622">
      <w:pPr>
        <w:spacing w:after="0" w:line="240" w:lineRule="auto"/>
        <w:jc w:val="center"/>
        <w:rPr>
          <w:b/>
          <w:sz w:val="18"/>
          <w:szCs w:val="18"/>
        </w:rPr>
      </w:pPr>
    </w:p>
    <w:p w14:paraId="01CFA963" w14:textId="77777777" w:rsidR="00831622" w:rsidRPr="000B3F58" w:rsidRDefault="00831622" w:rsidP="00831622">
      <w:pPr>
        <w:spacing w:line="240" w:lineRule="auto"/>
        <w:jc w:val="center"/>
        <w:rPr>
          <w:b/>
        </w:rPr>
      </w:pPr>
      <w:r w:rsidRPr="000B3F58">
        <w:rPr>
          <w:b/>
        </w:rPr>
        <w:t>ĐỀ CƯƠNG</w:t>
      </w:r>
    </w:p>
    <w:p w14:paraId="16A1F15E" w14:textId="77777777" w:rsidR="00831622" w:rsidRPr="000B3F58" w:rsidRDefault="00831622" w:rsidP="00831622">
      <w:pPr>
        <w:spacing w:line="240" w:lineRule="auto"/>
        <w:jc w:val="center"/>
        <w:rPr>
          <w:b/>
        </w:rPr>
      </w:pPr>
      <w:r w:rsidRPr="000B3F58">
        <w:rPr>
          <w:b/>
        </w:rPr>
        <w:t>KHÓA LUẬN TỐT NGHIỆP</w:t>
      </w:r>
    </w:p>
    <w:p w14:paraId="5DB551AE" w14:textId="77777777" w:rsidR="00831622" w:rsidRPr="000B3F58" w:rsidRDefault="00831622" w:rsidP="00831622">
      <w:pPr>
        <w:spacing w:line="240" w:lineRule="auto"/>
        <w:jc w:val="center"/>
        <w:rPr>
          <w:b/>
        </w:rPr>
      </w:pPr>
      <w:r w:rsidRPr="000B3F58">
        <w:rPr>
          <w:b/>
        </w:rPr>
        <w:t>XÂY DỰNG MÔ HÌNH DEEP LEARNING NHẬN DẠNG BIỂN BÁO GIAO THÔNG</w:t>
      </w:r>
    </w:p>
    <w:p w14:paraId="100B6957" w14:textId="77777777" w:rsidR="00831622" w:rsidRPr="000B3F58" w:rsidRDefault="00831622" w:rsidP="00831622">
      <w:pPr>
        <w:spacing w:line="240" w:lineRule="auto"/>
        <w:jc w:val="center"/>
        <w:rPr>
          <w:b/>
        </w:rPr>
      </w:pPr>
    </w:p>
    <w:p w14:paraId="20D4DC04" w14:textId="77777777" w:rsidR="00831622" w:rsidRPr="000B3F58" w:rsidRDefault="00831622" w:rsidP="00831622">
      <w:pPr>
        <w:spacing w:line="240" w:lineRule="auto"/>
        <w:jc w:val="center"/>
        <w:rPr>
          <w:b/>
        </w:rPr>
      </w:pPr>
    </w:p>
    <w:p w14:paraId="21093BC7" w14:textId="77777777" w:rsidR="00831622" w:rsidRPr="000B3F58" w:rsidRDefault="00831622" w:rsidP="00831622">
      <w:pPr>
        <w:spacing w:line="240" w:lineRule="auto"/>
        <w:jc w:val="center"/>
        <w:rPr>
          <w:b/>
        </w:rPr>
      </w:pPr>
    </w:p>
    <w:p w14:paraId="7A470F37" w14:textId="77777777" w:rsidR="00831622" w:rsidRPr="000B3F58" w:rsidRDefault="00831622" w:rsidP="00831622">
      <w:pPr>
        <w:spacing w:line="240" w:lineRule="auto"/>
        <w:jc w:val="center"/>
        <w:rPr>
          <w:b/>
        </w:rPr>
      </w:pPr>
    </w:p>
    <w:p w14:paraId="131FAD97" w14:textId="77777777" w:rsidR="00831622" w:rsidRPr="000B3F58" w:rsidRDefault="00831622" w:rsidP="00831622">
      <w:pPr>
        <w:spacing w:line="240" w:lineRule="auto"/>
        <w:jc w:val="center"/>
        <w:rPr>
          <w:b/>
        </w:rPr>
      </w:pPr>
    </w:p>
    <w:tbl>
      <w:tblPr>
        <w:tblStyle w:val="TableGrid"/>
        <w:tblW w:w="0" w:type="auto"/>
        <w:tblInd w:w="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150"/>
      </w:tblGrid>
      <w:tr w:rsidR="00831622" w:rsidRPr="000B3F58" w14:paraId="05ECC9AE" w14:textId="77777777" w:rsidTr="004728EA">
        <w:tc>
          <w:tcPr>
            <w:tcW w:w="3150" w:type="dxa"/>
          </w:tcPr>
          <w:p w14:paraId="41533007" w14:textId="77777777" w:rsidR="00831622" w:rsidRPr="000B3F58" w:rsidRDefault="00831622" w:rsidP="004728EA">
            <w:pPr>
              <w:rPr>
                <w:b/>
              </w:rPr>
            </w:pPr>
            <w:r w:rsidRPr="000B3F58">
              <w:rPr>
                <w:b/>
              </w:rPr>
              <w:t>Sinh viên</w:t>
            </w:r>
          </w:p>
        </w:tc>
        <w:tc>
          <w:tcPr>
            <w:tcW w:w="3150" w:type="dxa"/>
          </w:tcPr>
          <w:p w14:paraId="2F6662E5" w14:textId="77777777" w:rsidR="00831622" w:rsidRPr="000B3F58" w:rsidRDefault="00831622" w:rsidP="004728EA">
            <w:pPr>
              <w:rPr>
                <w:b/>
              </w:rPr>
            </w:pPr>
            <w:r w:rsidRPr="000B3F58">
              <w:rPr>
                <w:b/>
              </w:rPr>
              <w:t>Lê Thị Minh Tâm</w:t>
            </w:r>
          </w:p>
        </w:tc>
      </w:tr>
      <w:tr w:rsidR="00831622" w:rsidRPr="000B3F58" w14:paraId="7FCEC153" w14:textId="77777777" w:rsidTr="004728EA">
        <w:tc>
          <w:tcPr>
            <w:tcW w:w="3150" w:type="dxa"/>
          </w:tcPr>
          <w:p w14:paraId="6801CD8F" w14:textId="77777777" w:rsidR="00831622" w:rsidRPr="000B3F58" w:rsidRDefault="00831622" w:rsidP="004728EA">
            <w:pPr>
              <w:rPr>
                <w:b/>
              </w:rPr>
            </w:pPr>
            <w:r w:rsidRPr="000B3F58">
              <w:rPr>
                <w:b/>
              </w:rPr>
              <w:t>Chuyên ngành</w:t>
            </w:r>
          </w:p>
        </w:tc>
        <w:tc>
          <w:tcPr>
            <w:tcW w:w="3150" w:type="dxa"/>
          </w:tcPr>
          <w:p w14:paraId="2837CD61" w14:textId="77777777" w:rsidR="00831622" w:rsidRPr="000B3F58" w:rsidRDefault="00831622" w:rsidP="004728EA">
            <w:pPr>
              <w:rPr>
                <w:b/>
              </w:rPr>
            </w:pPr>
            <w:r w:rsidRPr="000B3F58">
              <w:rPr>
                <w:b/>
              </w:rPr>
              <w:t>Khoa học máy tính</w:t>
            </w:r>
          </w:p>
        </w:tc>
      </w:tr>
      <w:tr w:rsidR="00831622" w:rsidRPr="000B3F58" w14:paraId="2C3A2F7A" w14:textId="77777777" w:rsidTr="004728EA">
        <w:tc>
          <w:tcPr>
            <w:tcW w:w="3150" w:type="dxa"/>
          </w:tcPr>
          <w:p w14:paraId="39DB8B1C" w14:textId="77777777" w:rsidR="00831622" w:rsidRPr="000B3F58" w:rsidRDefault="00831622" w:rsidP="004728EA">
            <w:pPr>
              <w:rPr>
                <w:b/>
              </w:rPr>
            </w:pPr>
            <w:r w:rsidRPr="000B3F58">
              <w:rPr>
                <w:b/>
              </w:rPr>
              <w:t>Khóa học</w:t>
            </w:r>
          </w:p>
        </w:tc>
        <w:tc>
          <w:tcPr>
            <w:tcW w:w="3150" w:type="dxa"/>
          </w:tcPr>
          <w:p w14:paraId="367471B0" w14:textId="77777777" w:rsidR="00831622" w:rsidRPr="000B3F58" w:rsidRDefault="00831622" w:rsidP="004728EA">
            <w:pPr>
              <w:rPr>
                <w:b/>
              </w:rPr>
            </w:pPr>
            <w:r w:rsidRPr="000B3F58">
              <w:rPr>
                <w:b/>
              </w:rPr>
              <w:t>K41</w:t>
            </w:r>
          </w:p>
        </w:tc>
      </w:tr>
      <w:tr w:rsidR="00831622" w:rsidRPr="000B3F58" w14:paraId="62EBA66D" w14:textId="77777777" w:rsidTr="004728EA">
        <w:tc>
          <w:tcPr>
            <w:tcW w:w="3150" w:type="dxa"/>
          </w:tcPr>
          <w:p w14:paraId="4F3C1A2F" w14:textId="77777777" w:rsidR="00831622" w:rsidRPr="000B3F58" w:rsidRDefault="00831622" w:rsidP="004728EA">
            <w:pPr>
              <w:rPr>
                <w:b/>
              </w:rPr>
            </w:pPr>
          </w:p>
        </w:tc>
        <w:tc>
          <w:tcPr>
            <w:tcW w:w="3150" w:type="dxa"/>
          </w:tcPr>
          <w:p w14:paraId="4FC5661F" w14:textId="77777777" w:rsidR="00831622" w:rsidRPr="000B3F58" w:rsidRDefault="00831622" w:rsidP="004728EA">
            <w:pPr>
              <w:rPr>
                <w:b/>
              </w:rPr>
            </w:pPr>
          </w:p>
        </w:tc>
      </w:tr>
      <w:tr w:rsidR="00831622" w:rsidRPr="000B3F58" w14:paraId="2A3331A5" w14:textId="77777777" w:rsidTr="004728EA">
        <w:tc>
          <w:tcPr>
            <w:tcW w:w="3150" w:type="dxa"/>
          </w:tcPr>
          <w:p w14:paraId="055C8469" w14:textId="77777777" w:rsidR="00831622" w:rsidRPr="000B3F58" w:rsidRDefault="00831622" w:rsidP="004728EA">
            <w:pPr>
              <w:rPr>
                <w:b/>
              </w:rPr>
            </w:pPr>
            <w:r w:rsidRPr="000B3F58">
              <w:rPr>
                <w:b/>
              </w:rPr>
              <w:t>Người hướng dẫn</w:t>
            </w:r>
          </w:p>
        </w:tc>
        <w:tc>
          <w:tcPr>
            <w:tcW w:w="3150" w:type="dxa"/>
          </w:tcPr>
          <w:p w14:paraId="49505755" w14:textId="77777777" w:rsidR="00831622" w:rsidRPr="000B3F58" w:rsidRDefault="00831622" w:rsidP="004728EA">
            <w:pPr>
              <w:rPr>
                <w:b/>
              </w:rPr>
            </w:pPr>
            <w:r w:rsidRPr="000B3F58">
              <w:rPr>
                <w:b/>
              </w:rPr>
              <w:t>TS. Lê Xuân Vinh</w:t>
            </w:r>
          </w:p>
        </w:tc>
      </w:tr>
      <w:tr w:rsidR="00831622" w:rsidRPr="000B3F58" w14:paraId="3F60A3FE" w14:textId="77777777" w:rsidTr="004728EA">
        <w:tc>
          <w:tcPr>
            <w:tcW w:w="3150" w:type="dxa"/>
          </w:tcPr>
          <w:p w14:paraId="090451A6" w14:textId="77777777" w:rsidR="00831622" w:rsidRPr="000B3F58" w:rsidRDefault="00831622" w:rsidP="004728EA">
            <w:pPr>
              <w:rPr>
                <w:b/>
              </w:rPr>
            </w:pPr>
          </w:p>
        </w:tc>
        <w:tc>
          <w:tcPr>
            <w:tcW w:w="3150" w:type="dxa"/>
          </w:tcPr>
          <w:p w14:paraId="05BD0475" w14:textId="77777777" w:rsidR="00831622" w:rsidRPr="000B3F58" w:rsidRDefault="00831622" w:rsidP="004728EA">
            <w:pPr>
              <w:rPr>
                <w:b/>
              </w:rPr>
            </w:pPr>
          </w:p>
        </w:tc>
      </w:tr>
    </w:tbl>
    <w:p w14:paraId="7980168B" w14:textId="77777777" w:rsidR="00831622" w:rsidRPr="000B3F58" w:rsidRDefault="00831622" w:rsidP="00831622">
      <w:pPr>
        <w:spacing w:after="0" w:line="240" w:lineRule="auto"/>
        <w:jc w:val="center"/>
        <w:rPr>
          <w:b/>
          <w:sz w:val="18"/>
          <w:szCs w:val="18"/>
        </w:rPr>
      </w:pPr>
    </w:p>
    <w:p w14:paraId="41EDD971" w14:textId="77777777" w:rsidR="00831622" w:rsidRPr="000B3F58" w:rsidRDefault="00831622" w:rsidP="00831622">
      <w:pPr>
        <w:spacing w:after="0" w:line="240" w:lineRule="auto"/>
        <w:jc w:val="center"/>
        <w:rPr>
          <w:b/>
          <w:sz w:val="18"/>
          <w:szCs w:val="18"/>
        </w:rPr>
      </w:pPr>
    </w:p>
    <w:p w14:paraId="5CBBA322" w14:textId="77777777" w:rsidR="00831622" w:rsidRPr="000B3F58" w:rsidRDefault="00831622" w:rsidP="00831622">
      <w:pPr>
        <w:spacing w:after="0" w:line="240" w:lineRule="auto"/>
        <w:jc w:val="center"/>
        <w:rPr>
          <w:b/>
          <w:sz w:val="18"/>
          <w:szCs w:val="18"/>
        </w:rPr>
      </w:pPr>
    </w:p>
    <w:p w14:paraId="256E3C73" w14:textId="77777777" w:rsidR="00831622" w:rsidRPr="000B3F58" w:rsidRDefault="00831622" w:rsidP="00831622">
      <w:pPr>
        <w:spacing w:after="0" w:line="240" w:lineRule="auto"/>
        <w:jc w:val="center"/>
        <w:rPr>
          <w:b/>
          <w:sz w:val="18"/>
          <w:szCs w:val="18"/>
        </w:rPr>
      </w:pPr>
    </w:p>
    <w:p w14:paraId="1111CD3D" w14:textId="77777777" w:rsidR="00831622" w:rsidRPr="000B3F58" w:rsidRDefault="00831622" w:rsidP="00831622">
      <w:pPr>
        <w:spacing w:after="0" w:line="240" w:lineRule="auto"/>
        <w:jc w:val="center"/>
        <w:rPr>
          <w:b/>
          <w:sz w:val="18"/>
          <w:szCs w:val="18"/>
        </w:rPr>
      </w:pPr>
    </w:p>
    <w:p w14:paraId="72FB5F3E" w14:textId="77777777" w:rsidR="00831622" w:rsidRPr="000B3F58" w:rsidRDefault="00831622" w:rsidP="00831622">
      <w:pPr>
        <w:spacing w:after="0" w:line="240" w:lineRule="auto"/>
        <w:jc w:val="center"/>
        <w:rPr>
          <w:b/>
          <w:sz w:val="18"/>
          <w:szCs w:val="18"/>
        </w:rPr>
      </w:pPr>
    </w:p>
    <w:p w14:paraId="3081D5AB" w14:textId="77777777" w:rsidR="00831622" w:rsidRPr="000B3F58" w:rsidRDefault="00831622" w:rsidP="00831622">
      <w:pPr>
        <w:spacing w:after="0" w:line="240" w:lineRule="auto"/>
        <w:jc w:val="center"/>
        <w:rPr>
          <w:b/>
          <w:sz w:val="18"/>
          <w:szCs w:val="18"/>
        </w:rPr>
      </w:pPr>
    </w:p>
    <w:p w14:paraId="7FEEDC9B" w14:textId="77777777" w:rsidR="00831622" w:rsidRPr="000B3F58" w:rsidRDefault="00831622" w:rsidP="00831622">
      <w:pPr>
        <w:spacing w:after="0" w:line="240" w:lineRule="auto"/>
        <w:jc w:val="center"/>
        <w:rPr>
          <w:b/>
          <w:sz w:val="18"/>
          <w:szCs w:val="18"/>
        </w:rPr>
      </w:pPr>
    </w:p>
    <w:p w14:paraId="09921E33" w14:textId="77777777" w:rsidR="00831622" w:rsidRPr="000B3F58" w:rsidRDefault="00831622" w:rsidP="00831622">
      <w:pPr>
        <w:spacing w:line="240" w:lineRule="auto"/>
        <w:jc w:val="center"/>
        <w:rPr>
          <w:b/>
        </w:rPr>
      </w:pPr>
      <w:r w:rsidRPr="000B3F58">
        <w:rPr>
          <w:b/>
        </w:rPr>
        <w:t>Quy Nhơn, tháng 11 năm 2021</w:t>
      </w:r>
    </w:p>
    <w:p w14:paraId="459D2F9E" w14:textId="616F2EC7" w:rsidR="00831622" w:rsidRPr="000B3F58" w:rsidDel="00780999" w:rsidRDefault="00780999" w:rsidP="00780999">
      <w:pPr>
        <w:spacing w:line="240" w:lineRule="auto"/>
        <w:rPr>
          <w:del w:id="0" w:author="Hoai" w:date="2022-10-23T18:27:00Z"/>
          <w:b/>
        </w:rPr>
      </w:pPr>
      <w:r w:rsidRPr="000B3F58">
        <w:rPr>
          <w:b/>
        </w:rPr>
        <w:t>Ung minh hoài</w:t>
      </w:r>
    </w:p>
    <w:p w14:paraId="3A3896DE" w14:textId="51E46162" w:rsidR="00831622" w:rsidRPr="000B3F58" w:rsidRDefault="00831622" w:rsidP="00831622">
      <w:pPr>
        <w:rPr>
          <w:b/>
        </w:rPr>
      </w:pPr>
      <w:r w:rsidRPr="000B3F58">
        <w:rPr>
          <w:b/>
        </w:rPr>
        <w:br w:type="page"/>
      </w:r>
      <w:r w:rsidRPr="000B3F58">
        <w:rPr>
          <w:b/>
        </w:rPr>
        <w:lastRenderedPageBreak/>
        <w:br w:type="page"/>
      </w:r>
    </w:p>
    <w:sdt>
      <w:sdtPr>
        <w:rPr>
          <w:b/>
        </w:rPr>
        <w:id w:val="-1439206670"/>
        <w:docPartObj>
          <w:docPartGallery w:val="Table of Contents"/>
          <w:docPartUnique/>
        </w:docPartObj>
      </w:sdtPr>
      <w:sdtEndPr>
        <w:rPr>
          <w:bCs/>
          <w:noProof/>
        </w:rPr>
      </w:sdtEndPr>
      <w:sdtContent>
        <w:p w14:paraId="28008DA7" w14:textId="77777777" w:rsidR="00831622" w:rsidRPr="000B3F58" w:rsidRDefault="00831622" w:rsidP="00831622">
          <w:pPr>
            <w:rPr>
              <w:b/>
            </w:rPr>
          </w:pPr>
          <w:r w:rsidRPr="000B3F58">
            <w:rPr>
              <w:b/>
            </w:rPr>
            <w:t>MỤC LỤC</w:t>
          </w:r>
        </w:p>
        <w:p w14:paraId="78AF1771" w14:textId="32026168" w:rsidR="003D3870" w:rsidRDefault="00831622">
          <w:pPr>
            <w:pStyle w:val="TOC1"/>
            <w:rPr>
              <w:rFonts w:asciiTheme="minorHAnsi" w:eastAsiaTheme="minorEastAsia" w:hAnsiTheme="minorHAnsi" w:cstheme="minorBidi"/>
              <w:noProof/>
              <w:sz w:val="22"/>
              <w:lang w:val="en-GB" w:eastAsia="en-GB"/>
            </w:rPr>
          </w:pPr>
          <w:r w:rsidRPr="000B3F58">
            <w:rPr>
              <w:b/>
            </w:rPr>
            <w:fldChar w:fldCharType="begin"/>
          </w:r>
          <w:r w:rsidRPr="000B3F58">
            <w:rPr>
              <w:b/>
            </w:rPr>
            <w:instrText xml:space="preserve"> TOC \o "1-3" \h \z \u </w:instrText>
          </w:r>
          <w:r w:rsidRPr="000B3F58">
            <w:rPr>
              <w:b/>
            </w:rPr>
            <w:fldChar w:fldCharType="separate"/>
          </w:r>
          <w:hyperlink w:anchor="_Toc117475368" w:history="1">
            <w:r w:rsidR="003D3870" w:rsidRPr="00295C8C">
              <w:rPr>
                <w:rStyle w:val="Hyperlink"/>
                <w:b/>
                <w:noProof/>
              </w:rPr>
              <w:t>I. Đặt vấn đề</w:t>
            </w:r>
            <w:r w:rsidR="003D3870">
              <w:rPr>
                <w:noProof/>
                <w:webHidden/>
              </w:rPr>
              <w:tab/>
            </w:r>
            <w:r w:rsidR="003D3870">
              <w:rPr>
                <w:noProof/>
                <w:webHidden/>
              </w:rPr>
              <w:fldChar w:fldCharType="begin"/>
            </w:r>
            <w:r w:rsidR="003D3870">
              <w:rPr>
                <w:noProof/>
                <w:webHidden/>
              </w:rPr>
              <w:instrText xml:space="preserve"> PAGEREF _Toc117475368 \h </w:instrText>
            </w:r>
            <w:r w:rsidR="003D3870">
              <w:rPr>
                <w:noProof/>
                <w:webHidden/>
              </w:rPr>
            </w:r>
            <w:r w:rsidR="003D3870">
              <w:rPr>
                <w:noProof/>
                <w:webHidden/>
              </w:rPr>
              <w:fldChar w:fldCharType="separate"/>
            </w:r>
            <w:r w:rsidR="003D3870">
              <w:rPr>
                <w:noProof/>
                <w:webHidden/>
              </w:rPr>
              <w:t>4</w:t>
            </w:r>
            <w:r w:rsidR="003D3870">
              <w:rPr>
                <w:noProof/>
                <w:webHidden/>
              </w:rPr>
              <w:fldChar w:fldCharType="end"/>
            </w:r>
          </w:hyperlink>
        </w:p>
        <w:p w14:paraId="7023456B" w14:textId="5FA2AEA8" w:rsidR="003D3870" w:rsidRDefault="003D3870">
          <w:pPr>
            <w:pStyle w:val="TOC2"/>
            <w:tabs>
              <w:tab w:val="right" w:leader="dot" w:pos="9681"/>
            </w:tabs>
            <w:rPr>
              <w:rFonts w:asciiTheme="minorHAnsi" w:eastAsiaTheme="minorEastAsia" w:hAnsiTheme="minorHAnsi" w:cstheme="minorBidi"/>
              <w:noProof/>
              <w:sz w:val="22"/>
              <w:lang w:val="en-GB" w:eastAsia="en-GB"/>
            </w:rPr>
          </w:pPr>
          <w:hyperlink w:anchor="_Toc117475369" w:history="1">
            <w:r w:rsidRPr="00295C8C">
              <w:rPr>
                <w:rStyle w:val="Hyperlink"/>
                <w:b/>
                <w:noProof/>
              </w:rPr>
              <w:t>1. Lý do chọn đề tài</w:t>
            </w:r>
            <w:r>
              <w:rPr>
                <w:noProof/>
                <w:webHidden/>
              </w:rPr>
              <w:tab/>
            </w:r>
            <w:r>
              <w:rPr>
                <w:noProof/>
                <w:webHidden/>
              </w:rPr>
              <w:fldChar w:fldCharType="begin"/>
            </w:r>
            <w:r>
              <w:rPr>
                <w:noProof/>
                <w:webHidden/>
              </w:rPr>
              <w:instrText xml:space="preserve"> PAGEREF _Toc117475369 \h </w:instrText>
            </w:r>
            <w:r>
              <w:rPr>
                <w:noProof/>
                <w:webHidden/>
              </w:rPr>
            </w:r>
            <w:r>
              <w:rPr>
                <w:noProof/>
                <w:webHidden/>
              </w:rPr>
              <w:fldChar w:fldCharType="separate"/>
            </w:r>
            <w:r>
              <w:rPr>
                <w:noProof/>
                <w:webHidden/>
              </w:rPr>
              <w:t>4</w:t>
            </w:r>
            <w:r>
              <w:rPr>
                <w:noProof/>
                <w:webHidden/>
              </w:rPr>
              <w:fldChar w:fldCharType="end"/>
            </w:r>
          </w:hyperlink>
        </w:p>
        <w:p w14:paraId="142B09BE" w14:textId="12BD5656" w:rsidR="003D3870" w:rsidRDefault="003D3870">
          <w:pPr>
            <w:pStyle w:val="TOC2"/>
            <w:tabs>
              <w:tab w:val="right" w:leader="dot" w:pos="9681"/>
            </w:tabs>
            <w:rPr>
              <w:rFonts w:asciiTheme="minorHAnsi" w:eastAsiaTheme="minorEastAsia" w:hAnsiTheme="minorHAnsi" w:cstheme="minorBidi"/>
              <w:noProof/>
              <w:sz w:val="22"/>
              <w:lang w:val="en-GB" w:eastAsia="en-GB"/>
            </w:rPr>
          </w:pPr>
          <w:hyperlink w:anchor="_Toc117475370" w:history="1">
            <w:r w:rsidRPr="00295C8C">
              <w:rPr>
                <w:rStyle w:val="Hyperlink"/>
                <w:b/>
                <w:bCs/>
                <w:noProof/>
              </w:rPr>
              <w:t>2. Mục tiêu nghiên cứu</w:t>
            </w:r>
            <w:r>
              <w:rPr>
                <w:noProof/>
                <w:webHidden/>
              </w:rPr>
              <w:tab/>
            </w:r>
            <w:r>
              <w:rPr>
                <w:noProof/>
                <w:webHidden/>
              </w:rPr>
              <w:fldChar w:fldCharType="begin"/>
            </w:r>
            <w:r>
              <w:rPr>
                <w:noProof/>
                <w:webHidden/>
              </w:rPr>
              <w:instrText xml:space="preserve"> PAGEREF _Toc117475370 \h </w:instrText>
            </w:r>
            <w:r>
              <w:rPr>
                <w:noProof/>
                <w:webHidden/>
              </w:rPr>
            </w:r>
            <w:r>
              <w:rPr>
                <w:noProof/>
                <w:webHidden/>
              </w:rPr>
              <w:fldChar w:fldCharType="separate"/>
            </w:r>
            <w:r>
              <w:rPr>
                <w:noProof/>
                <w:webHidden/>
              </w:rPr>
              <w:t>4</w:t>
            </w:r>
            <w:r>
              <w:rPr>
                <w:noProof/>
                <w:webHidden/>
              </w:rPr>
              <w:fldChar w:fldCharType="end"/>
            </w:r>
          </w:hyperlink>
        </w:p>
        <w:p w14:paraId="522178D7" w14:textId="21F96F96" w:rsidR="003D3870" w:rsidRDefault="003D3870">
          <w:pPr>
            <w:pStyle w:val="TOC1"/>
            <w:rPr>
              <w:rFonts w:asciiTheme="minorHAnsi" w:eastAsiaTheme="minorEastAsia" w:hAnsiTheme="minorHAnsi" w:cstheme="minorBidi"/>
              <w:noProof/>
              <w:sz w:val="22"/>
              <w:lang w:val="en-GB" w:eastAsia="en-GB"/>
            </w:rPr>
          </w:pPr>
          <w:hyperlink w:anchor="_Toc117475371" w:history="1">
            <w:r w:rsidRPr="00295C8C">
              <w:rPr>
                <w:rStyle w:val="Hyperlink"/>
                <w:b/>
                <w:bCs/>
                <w:noProof/>
              </w:rPr>
              <w:t>II. Tổng quan</w:t>
            </w:r>
            <w:r>
              <w:rPr>
                <w:noProof/>
                <w:webHidden/>
              </w:rPr>
              <w:tab/>
            </w:r>
            <w:r>
              <w:rPr>
                <w:noProof/>
                <w:webHidden/>
              </w:rPr>
              <w:fldChar w:fldCharType="begin"/>
            </w:r>
            <w:r>
              <w:rPr>
                <w:noProof/>
                <w:webHidden/>
              </w:rPr>
              <w:instrText xml:space="preserve"> PAGEREF _Toc117475371 \h </w:instrText>
            </w:r>
            <w:r>
              <w:rPr>
                <w:noProof/>
                <w:webHidden/>
              </w:rPr>
            </w:r>
            <w:r>
              <w:rPr>
                <w:noProof/>
                <w:webHidden/>
              </w:rPr>
              <w:fldChar w:fldCharType="separate"/>
            </w:r>
            <w:r>
              <w:rPr>
                <w:noProof/>
                <w:webHidden/>
              </w:rPr>
              <w:t>4</w:t>
            </w:r>
            <w:r>
              <w:rPr>
                <w:noProof/>
                <w:webHidden/>
              </w:rPr>
              <w:fldChar w:fldCharType="end"/>
            </w:r>
          </w:hyperlink>
        </w:p>
        <w:p w14:paraId="6925C07F" w14:textId="18EF8A32" w:rsidR="003D3870" w:rsidRDefault="003D3870">
          <w:pPr>
            <w:pStyle w:val="TOC1"/>
            <w:rPr>
              <w:rFonts w:asciiTheme="minorHAnsi" w:eastAsiaTheme="minorEastAsia" w:hAnsiTheme="minorHAnsi" w:cstheme="minorBidi"/>
              <w:noProof/>
              <w:sz w:val="22"/>
              <w:lang w:val="en-GB" w:eastAsia="en-GB"/>
            </w:rPr>
          </w:pPr>
          <w:hyperlink w:anchor="_Toc117475372" w:history="1">
            <w:r w:rsidRPr="00295C8C">
              <w:rPr>
                <w:rStyle w:val="Hyperlink"/>
                <w:b/>
                <w:bCs/>
                <w:noProof/>
              </w:rPr>
              <w:t>III. Nội dung và phương pháp nghiên cứu</w:t>
            </w:r>
            <w:r>
              <w:rPr>
                <w:noProof/>
                <w:webHidden/>
              </w:rPr>
              <w:tab/>
            </w:r>
            <w:r>
              <w:rPr>
                <w:noProof/>
                <w:webHidden/>
              </w:rPr>
              <w:fldChar w:fldCharType="begin"/>
            </w:r>
            <w:r>
              <w:rPr>
                <w:noProof/>
                <w:webHidden/>
              </w:rPr>
              <w:instrText xml:space="preserve"> PAGEREF _Toc117475372 \h </w:instrText>
            </w:r>
            <w:r>
              <w:rPr>
                <w:noProof/>
                <w:webHidden/>
              </w:rPr>
            </w:r>
            <w:r>
              <w:rPr>
                <w:noProof/>
                <w:webHidden/>
              </w:rPr>
              <w:fldChar w:fldCharType="separate"/>
            </w:r>
            <w:r>
              <w:rPr>
                <w:noProof/>
                <w:webHidden/>
              </w:rPr>
              <w:t>5</w:t>
            </w:r>
            <w:r>
              <w:rPr>
                <w:noProof/>
                <w:webHidden/>
              </w:rPr>
              <w:fldChar w:fldCharType="end"/>
            </w:r>
          </w:hyperlink>
        </w:p>
        <w:p w14:paraId="6856B3A8" w14:textId="58F2990F" w:rsidR="003D3870" w:rsidRDefault="003D3870">
          <w:pPr>
            <w:pStyle w:val="TOC2"/>
            <w:tabs>
              <w:tab w:val="right" w:leader="dot" w:pos="9681"/>
            </w:tabs>
            <w:rPr>
              <w:rFonts w:asciiTheme="minorHAnsi" w:eastAsiaTheme="minorEastAsia" w:hAnsiTheme="minorHAnsi" w:cstheme="minorBidi"/>
              <w:noProof/>
              <w:sz w:val="22"/>
              <w:lang w:val="en-GB" w:eastAsia="en-GB"/>
            </w:rPr>
          </w:pPr>
          <w:hyperlink w:anchor="_Toc117475373" w:history="1">
            <w:r w:rsidRPr="00295C8C">
              <w:rPr>
                <w:rStyle w:val="Hyperlink"/>
                <w:b/>
                <w:bCs/>
                <w:noProof/>
              </w:rPr>
              <w:t>1. Đối tượng và phạm vi nghiên cứu</w:t>
            </w:r>
            <w:r>
              <w:rPr>
                <w:noProof/>
                <w:webHidden/>
              </w:rPr>
              <w:tab/>
            </w:r>
            <w:r>
              <w:rPr>
                <w:noProof/>
                <w:webHidden/>
              </w:rPr>
              <w:fldChar w:fldCharType="begin"/>
            </w:r>
            <w:r>
              <w:rPr>
                <w:noProof/>
                <w:webHidden/>
              </w:rPr>
              <w:instrText xml:space="preserve"> PAGEREF _Toc117475373 \h </w:instrText>
            </w:r>
            <w:r>
              <w:rPr>
                <w:noProof/>
                <w:webHidden/>
              </w:rPr>
            </w:r>
            <w:r>
              <w:rPr>
                <w:noProof/>
                <w:webHidden/>
              </w:rPr>
              <w:fldChar w:fldCharType="separate"/>
            </w:r>
            <w:r>
              <w:rPr>
                <w:noProof/>
                <w:webHidden/>
              </w:rPr>
              <w:t>5</w:t>
            </w:r>
            <w:r>
              <w:rPr>
                <w:noProof/>
                <w:webHidden/>
              </w:rPr>
              <w:fldChar w:fldCharType="end"/>
            </w:r>
          </w:hyperlink>
        </w:p>
        <w:p w14:paraId="613726F8" w14:textId="18F94A94" w:rsidR="003D3870" w:rsidRDefault="003D3870">
          <w:pPr>
            <w:pStyle w:val="TOC2"/>
            <w:tabs>
              <w:tab w:val="right" w:leader="dot" w:pos="9681"/>
            </w:tabs>
            <w:rPr>
              <w:rFonts w:asciiTheme="minorHAnsi" w:eastAsiaTheme="minorEastAsia" w:hAnsiTheme="minorHAnsi" w:cstheme="minorBidi"/>
              <w:noProof/>
              <w:sz w:val="22"/>
              <w:lang w:val="en-GB" w:eastAsia="en-GB"/>
            </w:rPr>
          </w:pPr>
          <w:hyperlink w:anchor="_Toc117475374" w:history="1">
            <w:r w:rsidRPr="00295C8C">
              <w:rPr>
                <w:rStyle w:val="Hyperlink"/>
                <w:b/>
                <w:bCs/>
                <w:noProof/>
              </w:rPr>
              <w:t>2. Nội dung nghiên cứu</w:t>
            </w:r>
            <w:r>
              <w:rPr>
                <w:noProof/>
                <w:webHidden/>
              </w:rPr>
              <w:tab/>
            </w:r>
            <w:r>
              <w:rPr>
                <w:noProof/>
                <w:webHidden/>
              </w:rPr>
              <w:fldChar w:fldCharType="begin"/>
            </w:r>
            <w:r>
              <w:rPr>
                <w:noProof/>
                <w:webHidden/>
              </w:rPr>
              <w:instrText xml:space="preserve"> PAGEREF _Toc117475374 \h </w:instrText>
            </w:r>
            <w:r>
              <w:rPr>
                <w:noProof/>
                <w:webHidden/>
              </w:rPr>
            </w:r>
            <w:r>
              <w:rPr>
                <w:noProof/>
                <w:webHidden/>
              </w:rPr>
              <w:fldChar w:fldCharType="separate"/>
            </w:r>
            <w:r>
              <w:rPr>
                <w:noProof/>
                <w:webHidden/>
              </w:rPr>
              <w:t>5</w:t>
            </w:r>
            <w:r>
              <w:rPr>
                <w:noProof/>
                <w:webHidden/>
              </w:rPr>
              <w:fldChar w:fldCharType="end"/>
            </w:r>
          </w:hyperlink>
        </w:p>
        <w:p w14:paraId="1BDEEA5D" w14:textId="6402CFEE" w:rsidR="003D3870" w:rsidRDefault="003D3870">
          <w:pPr>
            <w:pStyle w:val="TOC2"/>
            <w:tabs>
              <w:tab w:val="right" w:leader="dot" w:pos="9681"/>
            </w:tabs>
            <w:rPr>
              <w:rFonts w:asciiTheme="minorHAnsi" w:eastAsiaTheme="minorEastAsia" w:hAnsiTheme="minorHAnsi" w:cstheme="minorBidi"/>
              <w:noProof/>
              <w:sz w:val="22"/>
              <w:lang w:val="en-GB" w:eastAsia="en-GB"/>
            </w:rPr>
          </w:pPr>
          <w:hyperlink w:anchor="_Toc117475375" w:history="1">
            <w:r w:rsidRPr="00295C8C">
              <w:rPr>
                <w:rStyle w:val="Hyperlink"/>
                <w:b/>
                <w:bCs/>
                <w:noProof/>
              </w:rPr>
              <w:t>3. Phương pháp nghiên cứu</w:t>
            </w:r>
            <w:r>
              <w:rPr>
                <w:noProof/>
                <w:webHidden/>
              </w:rPr>
              <w:tab/>
            </w:r>
            <w:r>
              <w:rPr>
                <w:noProof/>
                <w:webHidden/>
              </w:rPr>
              <w:fldChar w:fldCharType="begin"/>
            </w:r>
            <w:r>
              <w:rPr>
                <w:noProof/>
                <w:webHidden/>
              </w:rPr>
              <w:instrText xml:space="preserve"> PAGEREF _Toc117475375 \h </w:instrText>
            </w:r>
            <w:r>
              <w:rPr>
                <w:noProof/>
                <w:webHidden/>
              </w:rPr>
            </w:r>
            <w:r>
              <w:rPr>
                <w:noProof/>
                <w:webHidden/>
              </w:rPr>
              <w:fldChar w:fldCharType="separate"/>
            </w:r>
            <w:r>
              <w:rPr>
                <w:noProof/>
                <w:webHidden/>
              </w:rPr>
              <w:t>6</w:t>
            </w:r>
            <w:r>
              <w:rPr>
                <w:noProof/>
                <w:webHidden/>
              </w:rPr>
              <w:fldChar w:fldCharType="end"/>
            </w:r>
          </w:hyperlink>
        </w:p>
        <w:p w14:paraId="51D1A556" w14:textId="060BF548" w:rsidR="003D3870" w:rsidRDefault="003D3870">
          <w:pPr>
            <w:pStyle w:val="TOC1"/>
            <w:rPr>
              <w:rFonts w:asciiTheme="minorHAnsi" w:eastAsiaTheme="minorEastAsia" w:hAnsiTheme="minorHAnsi" w:cstheme="minorBidi"/>
              <w:noProof/>
              <w:sz w:val="22"/>
              <w:lang w:val="en-GB" w:eastAsia="en-GB"/>
            </w:rPr>
          </w:pPr>
          <w:hyperlink w:anchor="_Toc117475376" w:history="1">
            <w:r w:rsidRPr="00295C8C">
              <w:rPr>
                <w:rStyle w:val="Hyperlink"/>
                <w:b/>
                <w:bCs/>
                <w:noProof/>
              </w:rPr>
              <w:t>IV. Dự đoán kết quả</w:t>
            </w:r>
            <w:r>
              <w:rPr>
                <w:noProof/>
                <w:webHidden/>
              </w:rPr>
              <w:tab/>
            </w:r>
            <w:r>
              <w:rPr>
                <w:noProof/>
                <w:webHidden/>
              </w:rPr>
              <w:fldChar w:fldCharType="begin"/>
            </w:r>
            <w:r>
              <w:rPr>
                <w:noProof/>
                <w:webHidden/>
              </w:rPr>
              <w:instrText xml:space="preserve"> PAGEREF _Toc117475376 \h </w:instrText>
            </w:r>
            <w:r>
              <w:rPr>
                <w:noProof/>
                <w:webHidden/>
              </w:rPr>
            </w:r>
            <w:r>
              <w:rPr>
                <w:noProof/>
                <w:webHidden/>
              </w:rPr>
              <w:fldChar w:fldCharType="separate"/>
            </w:r>
            <w:r>
              <w:rPr>
                <w:noProof/>
                <w:webHidden/>
              </w:rPr>
              <w:t>7</w:t>
            </w:r>
            <w:r>
              <w:rPr>
                <w:noProof/>
                <w:webHidden/>
              </w:rPr>
              <w:fldChar w:fldCharType="end"/>
            </w:r>
          </w:hyperlink>
        </w:p>
        <w:p w14:paraId="72C0ACE1" w14:textId="05629DE7" w:rsidR="003D3870" w:rsidRDefault="003D3870">
          <w:pPr>
            <w:pStyle w:val="TOC1"/>
            <w:rPr>
              <w:rFonts w:asciiTheme="minorHAnsi" w:eastAsiaTheme="minorEastAsia" w:hAnsiTheme="minorHAnsi" w:cstheme="minorBidi"/>
              <w:noProof/>
              <w:sz w:val="22"/>
              <w:lang w:val="en-GB" w:eastAsia="en-GB"/>
            </w:rPr>
          </w:pPr>
          <w:hyperlink w:anchor="_Toc117475377" w:history="1">
            <w:r w:rsidRPr="00295C8C">
              <w:rPr>
                <w:rStyle w:val="Hyperlink"/>
                <w:b/>
                <w:bCs/>
                <w:noProof/>
              </w:rPr>
              <w:t>V. Tài liệu tham khảo</w:t>
            </w:r>
            <w:r>
              <w:rPr>
                <w:noProof/>
                <w:webHidden/>
              </w:rPr>
              <w:tab/>
            </w:r>
            <w:r>
              <w:rPr>
                <w:noProof/>
                <w:webHidden/>
              </w:rPr>
              <w:fldChar w:fldCharType="begin"/>
            </w:r>
            <w:r>
              <w:rPr>
                <w:noProof/>
                <w:webHidden/>
              </w:rPr>
              <w:instrText xml:space="preserve"> PAGEREF _Toc117475377 \h </w:instrText>
            </w:r>
            <w:r>
              <w:rPr>
                <w:noProof/>
                <w:webHidden/>
              </w:rPr>
            </w:r>
            <w:r>
              <w:rPr>
                <w:noProof/>
                <w:webHidden/>
              </w:rPr>
              <w:fldChar w:fldCharType="separate"/>
            </w:r>
            <w:r>
              <w:rPr>
                <w:noProof/>
                <w:webHidden/>
              </w:rPr>
              <w:t>7</w:t>
            </w:r>
            <w:r>
              <w:rPr>
                <w:noProof/>
                <w:webHidden/>
              </w:rPr>
              <w:fldChar w:fldCharType="end"/>
            </w:r>
          </w:hyperlink>
        </w:p>
        <w:p w14:paraId="64B52F5E" w14:textId="481AB3B0" w:rsidR="003D3870" w:rsidRDefault="003D3870">
          <w:pPr>
            <w:pStyle w:val="TOC1"/>
            <w:rPr>
              <w:rFonts w:asciiTheme="minorHAnsi" w:eastAsiaTheme="minorEastAsia" w:hAnsiTheme="minorHAnsi" w:cstheme="minorBidi"/>
              <w:noProof/>
              <w:sz w:val="22"/>
              <w:lang w:val="en-GB" w:eastAsia="en-GB"/>
            </w:rPr>
          </w:pPr>
          <w:hyperlink w:anchor="_Toc117475378" w:history="1">
            <w:r w:rsidRPr="00295C8C">
              <w:rPr>
                <w:rStyle w:val="Hyperlink"/>
                <w:b/>
                <w:bCs/>
                <w:noProof/>
              </w:rPr>
              <w:t>VI. Kế hoạch thực hiện đề tài</w:t>
            </w:r>
            <w:r>
              <w:rPr>
                <w:noProof/>
                <w:webHidden/>
              </w:rPr>
              <w:tab/>
            </w:r>
            <w:r>
              <w:rPr>
                <w:noProof/>
                <w:webHidden/>
              </w:rPr>
              <w:fldChar w:fldCharType="begin"/>
            </w:r>
            <w:r>
              <w:rPr>
                <w:noProof/>
                <w:webHidden/>
              </w:rPr>
              <w:instrText xml:space="preserve"> PAGEREF _Toc117475378 \h </w:instrText>
            </w:r>
            <w:r>
              <w:rPr>
                <w:noProof/>
                <w:webHidden/>
              </w:rPr>
            </w:r>
            <w:r>
              <w:rPr>
                <w:noProof/>
                <w:webHidden/>
              </w:rPr>
              <w:fldChar w:fldCharType="separate"/>
            </w:r>
            <w:r>
              <w:rPr>
                <w:noProof/>
                <w:webHidden/>
              </w:rPr>
              <w:t>8</w:t>
            </w:r>
            <w:r>
              <w:rPr>
                <w:noProof/>
                <w:webHidden/>
              </w:rPr>
              <w:fldChar w:fldCharType="end"/>
            </w:r>
          </w:hyperlink>
        </w:p>
        <w:p w14:paraId="4515A42D" w14:textId="18D32E97" w:rsidR="00831622" w:rsidRPr="000B3F58" w:rsidRDefault="00831622" w:rsidP="00831622">
          <w:pPr>
            <w:rPr>
              <w:b/>
            </w:rPr>
          </w:pPr>
          <w:r w:rsidRPr="000B3F58">
            <w:rPr>
              <w:b/>
              <w:bCs/>
              <w:noProof/>
            </w:rPr>
            <w:fldChar w:fldCharType="end"/>
          </w:r>
        </w:p>
      </w:sdtContent>
    </w:sdt>
    <w:p w14:paraId="6A482225" w14:textId="77777777" w:rsidR="00831622" w:rsidRPr="000B3F58" w:rsidRDefault="00831622" w:rsidP="00831622">
      <w:pPr>
        <w:rPr>
          <w:b/>
        </w:rPr>
      </w:pPr>
    </w:p>
    <w:p w14:paraId="6C52D070" w14:textId="77777777" w:rsidR="00831622" w:rsidRPr="000B3F58" w:rsidRDefault="00831622" w:rsidP="00831622">
      <w:pPr>
        <w:rPr>
          <w:b/>
        </w:rPr>
      </w:pPr>
      <w:r w:rsidRPr="000B3F58">
        <w:rPr>
          <w:b/>
        </w:rPr>
        <w:br w:type="page"/>
      </w:r>
    </w:p>
    <w:p w14:paraId="4D8171FC" w14:textId="599FD6F8" w:rsidR="00DF4504" w:rsidRPr="000B3F58" w:rsidRDefault="005F6527" w:rsidP="0004714C">
      <w:pPr>
        <w:pStyle w:val="ListParagraph"/>
        <w:numPr>
          <w:ilvl w:val="0"/>
          <w:numId w:val="1"/>
        </w:numPr>
        <w:spacing w:before="120" w:after="120" w:line="360" w:lineRule="auto"/>
        <w:outlineLvl w:val="0"/>
        <w:rPr>
          <w:b/>
          <w:sz w:val="32"/>
        </w:rPr>
      </w:pPr>
      <w:bookmarkStart w:id="1" w:name="_Toc117475368"/>
      <w:r w:rsidRPr="000B3F58">
        <w:rPr>
          <w:b/>
          <w:sz w:val="32"/>
        </w:rPr>
        <w:lastRenderedPageBreak/>
        <w:t>ĐẶT VẤN ĐỀ</w:t>
      </w:r>
      <w:bookmarkEnd w:id="1"/>
    </w:p>
    <w:p w14:paraId="22DBD023" w14:textId="5750CD4C" w:rsidR="00DF4504" w:rsidRPr="000B3F58" w:rsidRDefault="005F6527" w:rsidP="003D3870">
      <w:pPr>
        <w:pStyle w:val="ListParagraph"/>
        <w:numPr>
          <w:ilvl w:val="0"/>
          <w:numId w:val="8"/>
        </w:numPr>
        <w:spacing w:before="120" w:after="120" w:line="360" w:lineRule="auto"/>
        <w:jc w:val="both"/>
        <w:outlineLvl w:val="1"/>
        <w:rPr>
          <w:b/>
          <w:sz w:val="28"/>
          <w:szCs w:val="26"/>
        </w:rPr>
      </w:pPr>
      <w:bookmarkStart w:id="2" w:name="_Toc117475369"/>
      <w:r w:rsidRPr="000B3F58">
        <w:rPr>
          <w:b/>
          <w:sz w:val="28"/>
          <w:szCs w:val="26"/>
        </w:rPr>
        <w:t>LÝ DO CHỌN ĐỀ TÀI</w:t>
      </w:r>
      <w:bookmarkEnd w:id="2"/>
      <w:r w:rsidRPr="000B3F58">
        <w:rPr>
          <w:b/>
          <w:sz w:val="28"/>
          <w:szCs w:val="26"/>
        </w:rPr>
        <w:t xml:space="preserve"> </w:t>
      </w:r>
    </w:p>
    <w:p w14:paraId="666B9379" w14:textId="6349ECD7" w:rsidR="00A30C50" w:rsidRPr="00E54FC5" w:rsidRDefault="001E2975" w:rsidP="0004714C">
      <w:pPr>
        <w:pStyle w:val="ListParagraph"/>
        <w:spacing w:before="120" w:after="120" w:line="360" w:lineRule="auto"/>
        <w:ind w:left="0"/>
        <w:jc w:val="both"/>
        <w:rPr>
          <w:bCs/>
          <w:szCs w:val="26"/>
        </w:rPr>
      </w:pPr>
      <w:r w:rsidRPr="000B3F58">
        <w:rPr>
          <w:b/>
          <w:szCs w:val="26"/>
        </w:rPr>
        <w:tab/>
      </w:r>
      <w:r w:rsidR="00E54FC5" w:rsidRPr="00E54FC5">
        <w:rPr>
          <w:bCs/>
          <w:szCs w:val="26"/>
        </w:rPr>
        <w:t>Trong bối cảnh cuộc cách mạng công nghiệp 4.0 đang diễn ra mạnh mẽ, thị trường lao động Việt Nam ngày càng trở nên sôi động và cạnh tranh. Nhu cầu kết nối giữa nhà tuyển dụng và ứng viên không chỉ tăng về số lượng mà còn đòi hỏi cao hơn về chất lượng và hiệu quả. Tuy nhiên, các phương pháp tìm việc truyền thống bộc lộ nhiều hạn chế, trong khi các nền tảng trực tuyến hiện có đôi khi chưa đáp ứng được trải nghiệm người dùng một cách tối ưu, gây khó khăn trong việc sàng lọc và kết nối đúng người, đúng việc.</w:t>
      </w:r>
      <w:r w:rsidR="00DF4504" w:rsidRPr="00E54FC5">
        <w:rPr>
          <w:bCs/>
          <w:szCs w:val="26"/>
        </w:rPr>
        <w:t xml:space="preserve"> </w:t>
      </w:r>
    </w:p>
    <w:p w14:paraId="777B8CB0" w14:textId="49EE5B92" w:rsidR="00A30C50" w:rsidRPr="000B3F58" w:rsidRDefault="00A30C50" w:rsidP="00E54FC5">
      <w:pPr>
        <w:pStyle w:val="ListParagraph"/>
        <w:spacing w:before="120" w:after="120" w:line="360" w:lineRule="auto"/>
        <w:ind w:left="0"/>
        <w:jc w:val="both"/>
        <w:rPr>
          <w:szCs w:val="26"/>
        </w:rPr>
      </w:pPr>
      <w:r w:rsidRPr="000B3F58">
        <w:rPr>
          <w:szCs w:val="26"/>
        </w:rPr>
        <w:tab/>
      </w:r>
      <w:r w:rsidR="00E54FC5" w:rsidRPr="00E54FC5">
        <w:rPr>
          <w:szCs w:val="26"/>
        </w:rPr>
        <w:t>Nhận thấy tính cấp thiết của việc xây dựng một công cụ hỗ trợ hiệu quả, cùng với sự phát triển vượt bậc của các công nghệ web hiện đại, tôi quyết định thực hiện đề tài “KORRA Nền tảng tìm kiếm việc làm”. Đề tài hướng tới việc áp dụng các công nghệ tiên tiến để xây dựng một website tuyển dụng thông minh, thân thiện và đáng tin cậy, góp phần giải quyết bài toán nhân sự cho doanh nghiệp và mở ra cơ hội phát triển sự nghiệp cho người lao động.</w:t>
      </w:r>
    </w:p>
    <w:p w14:paraId="5F2D08AF" w14:textId="4540245F" w:rsidR="00831622" w:rsidRPr="000B3F58" w:rsidRDefault="005F6527" w:rsidP="00D67AB7">
      <w:pPr>
        <w:pStyle w:val="ListParagraph"/>
        <w:numPr>
          <w:ilvl w:val="0"/>
          <w:numId w:val="8"/>
        </w:numPr>
        <w:spacing w:before="120" w:after="120" w:line="360" w:lineRule="auto"/>
        <w:ind w:left="709"/>
        <w:jc w:val="both"/>
        <w:outlineLvl w:val="1"/>
        <w:rPr>
          <w:b/>
          <w:bCs/>
          <w:sz w:val="28"/>
        </w:rPr>
      </w:pPr>
      <w:bookmarkStart w:id="3" w:name="_Toc117475370"/>
      <w:r w:rsidRPr="000B3F58">
        <w:rPr>
          <w:b/>
          <w:bCs/>
          <w:sz w:val="28"/>
        </w:rPr>
        <w:t>MỤC TIÊU NGHIÊN CỨU</w:t>
      </w:r>
      <w:bookmarkEnd w:id="3"/>
    </w:p>
    <w:p w14:paraId="4BC4D4A9" w14:textId="07F4B442" w:rsidR="00D67AB7" w:rsidRPr="005F6527" w:rsidRDefault="00E54FC5" w:rsidP="005F6527">
      <w:pPr>
        <w:spacing w:before="120" w:after="120" w:line="360" w:lineRule="auto"/>
        <w:ind w:firstLine="709"/>
        <w:jc w:val="both"/>
        <w:rPr>
          <w:bCs/>
        </w:rPr>
      </w:pPr>
      <w:r w:rsidRPr="005F6527">
        <w:rPr>
          <w:bCs/>
        </w:rPr>
        <w:t>Mục tiêu chính: Xây dựng thành công một nền tảng web tuyển dụng hoàn chỉnh, cho phép ứng viên tìm kiếm việc làm, tạo và quản lý hồ sơ trực tuyến, trong khi nhà tuyển dụng có thể đăng tin, tìm kiếm, quản lý hồ sơ ứng viên và tương tác hiệu quả.</w:t>
      </w:r>
    </w:p>
    <w:p w14:paraId="57774624" w14:textId="72B8FA27" w:rsidR="00E54FC5" w:rsidRPr="005F6527" w:rsidRDefault="00E54FC5" w:rsidP="005F6527">
      <w:pPr>
        <w:spacing w:before="120" w:after="120" w:line="360" w:lineRule="auto"/>
        <w:ind w:firstLine="709"/>
        <w:jc w:val="both"/>
        <w:rPr>
          <w:bCs/>
        </w:rPr>
      </w:pPr>
      <w:r w:rsidRPr="005F6527">
        <w:rPr>
          <w:bCs/>
        </w:rPr>
        <w:t>Mục tiêu phụ:</w:t>
      </w:r>
    </w:p>
    <w:p w14:paraId="15CAAF8B" w14:textId="03EB7935" w:rsidR="00E54FC5" w:rsidRPr="00E54FC5" w:rsidRDefault="00E54FC5" w:rsidP="006008A9">
      <w:pPr>
        <w:pStyle w:val="ListParagraph"/>
        <w:numPr>
          <w:ilvl w:val="0"/>
          <w:numId w:val="19"/>
        </w:numPr>
        <w:spacing w:before="120" w:after="120" w:line="360" w:lineRule="auto"/>
        <w:jc w:val="both"/>
        <w:rPr>
          <w:bCs/>
        </w:rPr>
      </w:pPr>
      <w:r w:rsidRPr="00E54FC5">
        <w:rPr>
          <w:bCs/>
        </w:rPr>
        <w:t>Tích hợp hệ thống thông báo thời gian thực (real-time notification) để tăng cường sự kết nối tức thì giữa hai bên.</w:t>
      </w:r>
    </w:p>
    <w:p w14:paraId="1BBD2085" w14:textId="7B95A304" w:rsidR="00E54FC5" w:rsidRPr="00E54FC5" w:rsidRDefault="00E54FC5" w:rsidP="006008A9">
      <w:pPr>
        <w:pStyle w:val="ListParagraph"/>
        <w:numPr>
          <w:ilvl w:val="0"/>
          <w:numId w:val="19"/>
        </w:numPr>
        <w:spacing w:before="120" w:after="120" w:line="360" w:lineRule="auto"/>
        <w:jc w:val="both"/>
        <w:rPr>
          <w:bCs/>
        </w:rPr>
      </w:pPr>
      <w:r w:rsidRPr="00E54FC5">
        <w:rPr>
          <w:bCs/>
        </w:rPr>
        <w:t>Xây dựng công cụ tìm kiếm nâng cao, cho phép lọc kết quả theo nhiều tiêu chí (vị trí, kỹ năng, mức lương, kinh nghiệm).</w:t>
      </w:r>
    </w:p>
    <w:p w14:paraId="7ED9B8CB" w14:textId="369BDC92" w:rsidR="00E54FC5" w:rsidRPr="00E54FC5" w:rsidRDefault="00E54FC5" w:rsidP="006008A9">
      <w:pPr>
        <w:pStyle w:val="ListParagraph"/>
        <w:numPr>
          <w:ilvl w:val="0"/>
          <w:numId w:val="19"/>
        </w:numPr>
        <w:spacing w:before="120" w:after="120" w:line="360" w:lineRule="auto"/>
        <w:jc w:val="both"/>
        <w:rPr>
          <w:bCs/>
        </w:rPr>
      </w:pPr>
      <w:r w:rsidRPr="00E54FC5">
        <w:rPr>
          <w:bCs/>
        </w:rPr>
        <w:t>Đảm bảo tính bảo mật thông tin người dùng và cung cấp giao diện quản trị hệ thống dễ sử dụng.</w:t>
      </w:r>
    </w:p>
    <w:p w14:paraId="0277D567" w14:textId="79564FF9" w:rsidR="00E81290" w:rsidRPr="000B3F58" w:rsidRDefault="005F6527" w:rsidP="003B2CAA">
      <w:pPr>
        <w:pStyle w:val="ListParagraph"/>
        <w:numPr>
          <w:ilvl w:val="0"/>
          <w:numId w:val="1"/>
        </w:numPr>
        <w:spacing w:before="120" w:after="120" w:line="360" w:lineRule="auto"/>
        <w:jc w:val="both"/>
        <w:outlineLvl w:val="0"/>
        <w:rPr>
          <w:b/>
          <w:bCs/>
          <w:sz w:val="32"/>
        </w:rPr>
      </w:pPr>
      <w:bookmarkStart w:id="4" w:name="_Toc117475371"/>
      <w:r w:rsidRPr="000B3F58">
        <w:rPr>
          <w:b/>
          <w:bCs/>
          <w:sz w:val="32"/>
        </w:rPr>
        <w:t>TỔNG QUAN</w:t>
      </w:r>
      <w:bookmarkEnd w:id="4"/>
    </w:p>
    <w:p w14:paraId="7E356A22" w14:textId="476B5BA5" w:rsidR="00E54FC5" w:rsidRDefault="00E54FC5" w:rsidP="005F6527">
      <w:pPr>
        <w:spacing w:before="120" w:after="120" w:line="360" w:lineRule="auto"/>
        <w:ind w:firstLine="720"/>
        <w:jc w:val="both"/>
      </w:pPr>
      <w:r>
        <w:t xml:space="preserve">Thị trường tuyển dụng trực tuyến tại Việt Nam đã có sự góp mặt của nhiều nền tảng lớn và uy tín như TopCV, VietnamWorks, CareerBuilder. Các hệ thống này đã thành công trong việc số hóa quy trình tuyển dụng, cung cấp một lượng lớn thông tin việc làm và hồ sơ </w:t>
      </w:r>
      <w:r>
        <w:lastRenderedPageBreak/>
        <w:t xml:space="preserve">ứng viên. Về mặt công nghệ, các nền tảng này thường sử dụng kiến trúc Client-Server, kết hợp các framework JavaScript phổ biến ở phía frontend (như React, Angular) và các ngôn ngữ mạnh mẽ ở phía backend (Node.js, Express) cùng hệ quản trị cơ sở dữ liệu </w:t>
      </w:r>
      <w:r w:rsidR="005F6527">
        <w:t>Graph</w:t>
      </w:r>
      <w:r>
        <w:t xml:space="preserve"> (Neo4j).</w:t>
      </w:r>
    </w:p>
    <w:p w14:paraId="6235A378" w14:textId="77777777" w:rsidR="00E54FC5" w:rsidRDefault="00E54FC5" w:rsidP="00E54FC5">
      <w:pPr>
        <w:pStyle w:val="ListParagraph"/>
        <w:spacing w:before="120" w:after="120" w:line="360" w:lineRule="auto"/>
        <w:jc w:val="both"/>
      </w:pPr>
    </w:p>
    <w:p w14:paraId="70F393F5" w14:textId="2A543B7C" w:rsidR="00831622" w:rsidRPr="000B3F58" w:rsidRDefault="00E54FC5" w:rsidP="005F6527">
      <w:pPr>
        <w:pStyle w:val="ListParagraph"/>
        <w:spacing w:before="120" w:after="120" w:line="360" w:lineRule="auto"/>
        <w:ind w:left="0" w:firstLine="720"/>
        <w:jc w:val="both"/>
        <w:rPr>
          <w:bCs/>
        </w:rPr>
      </w:pPr>
      <w:r>
        <w:t>Tuy nhiên, vẫn còn không gian để cải tiến, đặc biệt là về trải nghiệm người dùng, tốc độ phản hồi của hệ thống và khả năng tương tác tức thì. Đề tài "KORRA" sẽ tập trung vào việc kế thừa những ưu điểm của các hệ thống đi trước, đồng thời áp dụng các công nghệ mới như Socket.io cho thông báo real-time và Full-text search để tối ưu hóa hiệu năng tìm kiếm, nhằm mang lại một giải pháp tuyển dụng hiện đại và hiệu quả hơn.</w:t>
      </w:r>
    </w:p>
    <w:p w14:paraId="4B8010DE" w14:textId="7E547BBE" w:rsidR="00831622" w:rsidRPr="000B3F58" w:rsidRDefault="00070E27" w:rsidP="0017549F">
      <w:pPr>
        <w:pStyle w:val="ListParagraph"/>
        <w:numPr>
          <w:ilvl w:val="0"/>
          <w:numId w:val="1"/>
        </w:numPr>
        <w:spacing w:before="120" w:after="120" w:line="360" w:lineRule="auto"/>
        <w:jc w:val="both"/>
        <w:outlineLvl w:val="0"/>
        <w:rPr>
          <w:b/>
          <w:bCs/>
        </w:rPr>
      </w:pPr>
      <w:bookmarkStart w:id="5" w:name="_Toc117475372"/>
      <w:r w:rsidRPr="000B3F58">
        <w:rPr>
          <w:b/>
          <w:bCs/>
          <w:sz w:val="32"/>
        </w:rPr>
        <w:t>NỘI DUNG VÀ PHƯƠNG PHÁP NGHIÊN CỨU</w:t>
      </w:r>
      <w:bookmarkEnd w:id="5"/>
    </w:p>
    <w:p w14:paraId="0B140006" w14:textId="510AB832" w:rsidR="00831622" w:rsidRPr="000B3F58" w:rsidRDefault="00070E27" w:rsidP="0017549F">
      <w:pPr>
        <w:pStyle w:val="ListParagraph"/>
        <w:numPr>
          <w:ilvl w:val="0"/>
          <w:numId w:val="4"/>
        </w:numPr>
        <w:spacing w:before="120" w:after="120" w:line="360" w:lineRule="auto"/>
        <w:ind w:left="709" w:hanging="540"/>
        <w:jc w:val="both"/>
        <w:outlineLvl w:val="1"/>
        <w:rPr>
          <w:b/>
          <w:bCs/>
        </w:rPr>
      </w:pPr>
      <w:bookmarkStart w:id="6" w:name="_Toc117475373"/>
      <w:r w:rsidRPr="000B3F58">
        <w:rPr>
          <w:b/>
          <w:bCs/>
          <w:sz w:val="28"/>
        </w:rPr>
        <w:t>ĐỐI TƯỢNG VÀ PHẠM VI NGHIÊN CỨU</w:t>
      </w:r>
      <w:bookmarkEnd w:id="6"/>
    </w:p>
    <w:p w14:paraId="71FEDD0C" w14:textId="7E4E4F76" w:rsidR="00E54FC5" w:rsidRDefault="00E54FC5" w:rsidP="006725D8">
      <w:pPr>
        <w:pStyle w:val="ListParagraph"/>
        <w:numPr>
          <w:ilvl w:val="0"/>
          <w:numId w:val="14"/>
        </w:numPr>
        <w:spacing w:before="120" w:after="120" w:line="360" w:lineRule="auto"/>
        <w:jc w:val="both"/>
      </w:pPr>
      <w:r>
        <w:t>Đối tượng sử dụng: Ứng viên đang tìm kiếm việc làm và các nhà tuyển dụng/doanh nghiệp có nhu cầu về nhân sự.</w:t>
      </w:r>
    </w:p>
    <w:p w14:paraId="6C020139" w14:textId="77777777" w:rsidR="00E54FC5" w:rsidRDefault="00E54FC5" w:rsidP="00E54FC5">
      <w:pPr>
        <w:pStyle w:val="ListParagraph"/>
        <w:numPr>
          <w:ilvl w:val="0"/>
          <w:numId w:val="14"/>
        </w:numPr>
        <w:spacing w:before="120" w:after="120" w:line="360" w:lineRule="auto"/>
        <w:jc w:val="both"/>
      </w:pPr>
      <w:r>
        <w:t>Phạm vi nghiên cứu:</w:t>
      </w:r>
    </w:p>
    <w:p w14:paraId="75F08FB2" w14:textId="1D511CDE" w:rsidR="00E54FC5" w:rsidRDefault="00E54FC5" w:rsidP="00070E27">
      <w:pPr>
        <w:pStyle w:val="ListParagraph"/>
        <w:numPr>
          <w:ilvl w:val="1"/>
          <w:numId w:val="20"/>
        </w:numPr>
        <w:spacing w:before="120" w:after="120" w:line="360" w:lineRule="auto"/>
        <w:jc w:val="both"/>
      </w:pPr>
      <w:r>
        <w:t>Nghiên cứu kiến trúc và công nghệ để xây dựng một ứng dụng web hoàn chỉnh.</w:t>
      </w:r>
    </w:p>
    <w:p w14:paraId="28C5A6C3" w14:textId="11C3D2D3" w:rsidR="00E54FC5" w:rsidRDefault="00E54FC5" w:rsidP="00070E27">
      <w:pPr>
        <w:pStyle w:val="ListParagraph"/>
        <w:numPr>
          <w:ilvl w:val="1"/>
          <w:numId w:val="20"/>
        </w:numPr>
        <w:spacing w:before="120" w:after="120" w:line="360" w:lineRule="auto"/>
        <w:jc w:val="both"/>
      </w:pPr>
      <w:r>
        <w:t>Tập trung vào các tính năng cốt lõi: quản lý người dùng (ứng viên, nhà tuyển dụng, admin), quản lý tin tuyển dụng, quản lý hồ sơ (CV), tìm kiếm và lọc nâng cao, hệ thống thông báo thời gian thực.</w:t>
      </w:r>
    </w:p>
    <w:p w14:paraId="1596F03C" w14:textId="7D2FECB9" w:rsidR="003B2CAA" w:rsidRPr="00E54FC5" w:rsidRDefault="00E54FC5" w:rsidP="00070E27">
      <w:pPr>
        <w:pStyle w:val="ListParagraph"/>
        <w:numPr>
          <w:ilvl w:val="1"/>
          <w:numId w:val="20"/>
        </w:numPr>
        <w:spacing w:before="120" w:after="120" w:line="360" w:lineRule="auto"/>
        <w:jc w:val="both"/>
        <w:rPr>
          <w:b/>
        </w:rPr>
      </w:pPr>
      <w:r>
        <w:t>Không đi sâu vào các lĩnh vực phức tạp như phân tích dữ liệu lớn hay ứng dụng trí tuệ nhân tạo vào gợi ý việc làm ở giai đoạn đầu.</w:t>
      </w:r>
    </w:p>
    <w:p w14:paraId="05B32A3F" w14:textId="1C744F40" w:rsidR="00831622" w:rsidRPr="00070E27" w:rsidRDefault="00070E27" w:rsidP="00070E27">
      <w:pPr>
        <w:pStyle w:val="ListParagraph"/>
        <w:numPr>
          <w:ilvl w:val="0"/>
          <w:numId w:val="4"/>
        </w:numPr>
        <w:spacing w:before="120" w:after="120" w:line="360" w:lineRule="auto"/>
        <w:ind w:left="709" w:hanging="540"/>
        <w:jc w:val="both"/>
        <w:outlineLvl w:val="1"/>
        <w:rPr>
          <w:b/>
          <w:bCs/>
          <w:sz w:val="28"/>
        </w:rPr>
      </w:pPr>
      <w:bookmarkStart w:id="7" w:name="_Toc117475374"/>
      <w:r w:rsidRPr="000B3F58">
        <w:rPr>
          <w:b/>
          <w:bCs/>
          <w:sz w:val="28"/>
        </w:rPr>
        <w:t>NỘI DUNG NGHIÊN CỨU</w:t>
      </w:r>
      <w:bookmarkEnd w:id="7"/>
    </w:p>
    <w:p w14:paraId="0A764BEA" w14:textId="782A5A8F" w:rsidR="0017549F" w:rsidRPr="000B3F58" w:rsidRDefault="00070E27" w:rsidP="0017549F">
      <w:pPr>
        <w:pStyle w:val="ListParagraph"/>
        <w:spacing w:before="120" w:after="120" w:line="360" w:lineRule="auto"/>
        <w:ind w:left="709"/>
        <w:jc w:val="both"/>
        <w:rPr>
          <w:b/>
          <w:bCs/>
          <w:sz w:val="28"/>
        </w:rPr>
      </w:pPr>
      <w:r w:rsidRPr="000B3F58">
        <w:rPr>
          <w:b/>
          <w:bCs/>
          <w:sz w:val="28"/>
        </w:rPr>
        <w:t xml:space="preserve">CHƯƠNG 1: </w:t>
      </w:r>
      <w:r>
        <w:rPr>
          <w:b/>
          <w:bCs/>
          <w:sz w:val="28"/>
        </w:rPr>
        <w:t>CƠ SỞ LÝ THUYẾT</w:t>
      </w:r>
    </w:p>
    <w:p w14:paraId="4F980112" w14:textId="3E6019A9" w:rsidR="00831622" w:rsidRPr="000B3F58" w:rsidRDefault="00E54FC5" w:rsidP="0017549F">
      <w:pPr>
        <w:pStyle w:val="ListParagraph"/>
        <w:numPr>
          <w:ilvl w:val="1"/>
          <w:numId w:val="13"/>
        </w:numPr>
        <w:spacing w:before="120" w:after="120" w:line="360" w:lineRule="auto"/>
        <w:jc w:val="both"/>
        <w:rPr>
          <w:bCs/>
        </w:rPr>
      </w:pPr>
      <w:r>
        <w:rPr>
          <w:bCs/>
        </w:rPr>
        <w:t>Tổng quan kiến trúc Client-Server.</w:t>
      </w:r>
    </w:p>
    <w:p w14:paraId="11D9FB20" w14:textId="4B897E47" w:rsidR="001A4334" w:rsidRPr="000B3F58" w:rsidRDefault="00E54FC5" w:rsidP="0017549F">
      <w:pPr>
        <w:pStyle w:val="ListParagraph"/>
        <w:numPr>
          <w:ilvl w:val="1"/>
          <w:numId w:val="13"/>
        </w:numPr>
        <w:spacing w:before="120" w:after="120" w:line="360" w:lineRule="auto"/>
        <w:jc w:val="both"/>
        <w:rPr>
          <w:bCs/>
        </w:rPr>
      </w:pPr>
      <w:r>
        <w:rPr>
          <w:bCs/>
        </w:rPr>
        <w:t>Nguyên lý thiết kế giao diện và trải nghiệm người dùng (UI/UX).</w:t>
      </w:r>
    </w:p>
    <w:p w14:paraId="486E3DBF" w14:textId="04732DC6" w:rsidR="001A4334" w:rsidRDefault="006C7AE6" w:rsidP="0017549F">
      <w:pPr>
        <w:pStyle w:val="ListParagraph"/>
        <w:numPr>
          <w:ilvl w:val="1"/>
          <w:numId w:val="13"/>
        </w:numPr>
        <w:spacing w:before="120" w:after="120" w:line="360" w:lineRule="auto"/>
        <w:jc w:val="both"/>
        <w:rPr>
          <w:bCs/>
        </w:rPr>
      </w:pPr>
      <w:r>
        <w:rPr>
          <w:bCs/>
        </w:rPr>
        <w:t>Công nghệ Frontend: React.js</w:t>
      </w:r>
      <w:r w:rsidR="00757195">
        <w:rPr>
          <w:bCs/>
        </w:rPr>
        <w:t>, CSS</w:t>
      </w:r>
      <w:r w:rsidR="005F6527">
        <w:rPr>
          <w:bCs/>
        </w:rPr>
        <w:t>, Figma.</w:t>
      </w:r>
    </w:p>
    <w:p w14:paraId="7EF8FDB9" w14:textId="3DDC4680" w:rsidR="006C7AE6" w:rsidRDefault="006C7AE6" w:rsidP="0017549F">
      <w:pPr>
        <w:pStyle w:val="ListParagraph"/>
        <w:numPr>
          <w:ilvl w:val="1"/>
          <w:numId w:val="13"/>
        </w:numPr>
        <w:spacing w:before="120" w:after="120" w:line="360" w:lineRule="auto"/>
        <w:jc w:val="both"/>
        <w:rPr>
          <w:bCs/>
        </w:rPr>
      </w:pPr>
      <w:r w:rsidRPr="006C7AE6">
        <w:rPr>
          <w:bCs/>
        </w:rPr>
        <w:t>Công nghệ Backend: Node.js, Express.js</w:t>
      </w:r>
      <w:r w:rsidR="00757195">
        <w:rPr>
          <w:bCs/>
        </w:rPr>
        <w:t>, Postman.</w:t>
      </w:r>
    </w:p>
    <w:p w14:paraId="4A631C09" w14:textId="59CE2BC6" w:rsidR="006C7AE6" w:rsidRDefault="006C7AE6" w:rsidP="0017549F">
      <w:pPr>
        <w:pStyle w:val="ListParagraph"/>
        <w:numPr>
          <w:ilvl w:val="1"/>
          <w:numId w:val="13"/>
        </w:numPr>
        <w:spacing w:before="120" w:after="120" w:line="360" w:lineRule="auto"/>
        <w:jc w:val="both"/>
        <w:rPr>
          <w:bCs/>
        </w:rPr>
      </w:pPr>
      <w:r>
        <w:rPr>
          <w:bCs/>
        </w:rPr>
        <w:t xml:space="preserve">Hệ quản trị cơ sở dữ liệu: Neo4j và tối ưu tìm kiếm với Elasticsearch </w:t>
      </w:r>
    </w:p>
    <w:p w14:paraId="6633AE9E" w14:textId="4BCD36EE" w:rsidR="006C7AE6" w:rsidRDefault="006C7AE6" w:rsidP="0017549F">
      <w:pPr>
        <w:pStyle w:val="ListParagraph"/>
        <w:numPr>
          <w:ilvl w:val="1"/>
          <w:numId w:val="13"/>
        </w:numPr>
        <w:spacing w:before="120" w:after="120" w:line="360" w:lineRule="auto"/>
        <w:jc w:val="both"/>
        <w:rPr>
          <w:bCs/>
        </w:rPr>
      </w:pPr>
      <w:r>
        <w:rPr>
          <w:bCs/>
        </w:rPr>
        <w:t xml:space="preserve">Phương thức bảo mật: JSON Web Token (JWT) </w:t>
      </w:r>
      <w:r w:rsidRPr="006C7AE6">
        <w:rPr>
          <w:bCs/>
        </w:rPr>
        <w:t>và Access Control (RBAC)</w:t>
      </w:r>
      <w:r>
        <w:rPr>
          <w:bCs/>
        </w:rPr>
        <w:t>.</w:t>
      </w:r>
    </w:p>
    <w:p w14:paraId="1F18323F" w14:textId="7F8CBA9C" w:rsidR="006C7AE6" w:rsidRPr="000B3F58" w:rsidRDefault="006C7AE6" w:rsidP="0017549F">
      <w:pPr>
        <w:pStyle w:val="ListParagraph"/>
        <w:numPr>
          <w:ilvl w:val="1"/>
          <w:numId w:val="13"/>
        </w:numPr>
        <w:spacing w:before="120" w:after="120" w:line="360" w:lineRule="auto"/>
        <w:jc w:val="both"/>
        <w:rPr>
          <w:bCs/>
        </w:rPr>
      </w:pPr>
      <w:r w:rsidRPr="006C7AE6">
        <w:rPr>
          <w:bCs/>
        </w:rPr>
        <w:t>Công nghệ giao tiếp thời gian thực: Socket.io</w:t>
      </w:r>
      <w:r>
        <w:rPr>
          <w:bCs/>
        </w:rPr>
        <w:t>.</w:t>
      </w:r>
    </w:p>
    <w:p w14:paraId="156DF478" w14:textId="372A4537" w:rsidR="00831622" w:rsidRPr="000B3F58" w:rsidRDefault="00070E27" w:rsidP="0017549F">
      <w:pPr>
        <w:pStyle w:val="ListParagraph"/>
        <w:spacing w:before="120" w:after="120" w:line="360" w:lineRule="auto"/>
        <w:ind w:left="709"/>
        <w:jc w:val="both"/>
        <w:rPr>
          <w:b/>
          <w:sz w:val="28"/>
        </w:rPr>
      </w:pPr>
      <w:r w:rsidRPr="000B3F58">
        <w:rPr>
          <w:b/>
          <w:bCs/>
          <w:sz w:val="28"/>
        </w:rPr>
        <w:lastRenderedPageBreak/>
        <w:t xml:space="preserve">CHƯƠNG 2: </w:t>
      </w:r>
      <w:r>
        <w:rPr>
          <w:b/>
          <w:bCs/>
          <w:sz w:val="28"/>
        </w:rPr>
        <w:t>PHÂN TÍCH VÀ THIẾT KẾ HỆ THỐNG</w:t>
      </w:r>
    </w:p>
    <w:p w14:paraId="078CEE0A" w14:textId="5963FB64" w:rsidR="00831622" w:rsidRPr="001F1017" w:rsidRDefault="006C7AE6" w:rsidP="001F1017">
      <w:pPr>
        <w:pStyle w:val="ListParagraph"/>
        <w:numPr>
          <w:ilvl w:val="1"/>
          <w:numId w:val="4"/>
        </w:numPr>
        <w:spacing w:before="120" w:after="120" w:line="360" w:lineRule="auto"/>
        <w:ind w:hanging="401"/>
        <w:jc w:val="both"/>
      </w:pPr>
      <w:r>
        <w:t>Phân tích yêu cầu chức năng và phi chức năng.</w:t>
      </w:r>
    </w:p>
    <w:p w14:paraId="635714E8" w14:textId="2235B36D" w:rsidR="000B3F58" w:rsidRDefault="006C7AE6" w:rsidP="000B3F58">
      <w:pPr>
        <w:pStyle w:val="ListParagraph"/>
        <w:numPr>
          <w:ilvl w:val="1"/>
          <w:numId w:val="4"/>
        </w:numPr>
        <w:spacing w:before="120" w:after="120" w:line="360" w:lineRule="auto"/>
        <w:ind w:left="1276" w:hanging="567"/>
        <w:jc w:val="both"/>
      </w:pPr>
      <w:r>
        <w:t>Thiết kế kiến trúc hệ thống tổng thể.</w:t>
      </w:r>
    </w:p>
    <w:p w14:paraId="53310FD7" w14:textId="3ED7451D" w:rsidR="006C7AE6" w:rsidRDefault="006C7AE6" w:rsidP="000B3F58">
      <w:pPr>
        <w:pStyle w:val="ListParagraph"/>
        <w:numPr>
          <w:ilvl w:val="1"/>
          <w:numId w:val="4"/>
        </w:numPr>
        <w:spacing w:before="120" w:after="120" w:line="360" w:lineRule="auto"/>
        <w:ind w:left="1276" w:hanging="567"/>
        <w:jc w:val="both"/>
      </w:pPr>
      <w:r>
        <w:t>Thiết kế cơ sở dữ liệu:</w:t>
      </w:r>
      <w:r w:rsidR="005F6527">
        <w:t>.</w:t>
      </w:r>
    </w:p>
    <w:p w14:paraId="2AD2DAB3" w14:textId="7E7A2E4E" w:rsidR="006C7AE6" w:rsidRPr="001F1017" w:rsidRDefault="006C7AE6" w:rsidP="000B3F58">
      <w:pPr>
        <w:pStyle w:val="ListParagraph"/>
        <w:numPr>
          <w:ilvl w:val="1"/>
          <w:numId w:val="4"/>
        </w:numPr>
        <w:spacing w:before="120" w:after="120" w:line="360" w:lineRule="auto"/>
        <w:ind w:left="1276" w:hanging="567"/>
        <w:jc w:val="both"/>
      </w:pPr>
      <w:r>
        <w:t>Thiết kế giao diện người dùng</w:t>
      </w:r>
    </w:p>
    <w:p w14:paraId="44949973" w14:textId="353BDDC6" w:rsidR="00831622" w:rsidRPr="000B3F58" w:rsidRDefault="00070E27" w:rsidP="0017549F">
      <w:pPr>
        <w:pStyle w:val="ListParagraph"/>
        <w:spacing w:before="120" w:after="120" w:line="360" w:lineRule="auto"/>
        <w:ind w:left="709"/>
        <w:jc w:val="both"/>
        <w:rPr>
          <w:b/>
          <w:bCs/>
          <w:sz w:val="28"/>
        </w:rPr>
      </w:pPr>
      <w:r>
        <w:rPr>
          <w:b/>
          <w:bCs/>
          <w:sz w:val="28"/>
        </w:rPr>
        <w:t>CHƯƠNG 3: TRIỂN KHAI VÀ PHÁT TRIỂN HỆ THỐNG</w:t>
      </w:r>
    </w:p>
    <w:p w14:paraId="7E4E1B53" w14:textId="1F07AEA5" w:rsidR="000B3F58" w:rsidRDefault="006C7AE6" w:rsidP="000B3F58">
      <w:pPr>
        <w:pStyle w:val="ListParagraph"/>
        <w:numPr>
          <w:ilvl w:val="1"/>
          <w:numId w:val="1"/>
        </w:numPr>
        <w:spacing w:before="120" w:after="120" w:line="360" w:lineRule="auto"/>
        <w:jc w:val="both"/>
        <w:rPr>
          <w:bCs/>
          <w:szCs w:val="26"/>
        </w:rPr>
      </w:pPr>
      <w:r>
        <w:rPr>
          <w:bCs/>
          <w:szCs w:val="26"/>
        </w:rPr>
        <w:t>Xây dựng các module backend và API.</w:t>
      </w:r>
    </w:p>
    <w:p w14:paraId="1CB426F2" w14:textId="4AEA7141" w:rsidR="006C7AE6" w:rsidRDefault="006C7AE6" w:rsidP="000B3F58">
      <w:pPr>
        <w:pStyle w:val="ListParagraph"/>
        <w:numPr>
          <w:ilvl w:val="1"/>
          <w:numId w:val="1"/>
        </w:numPr>
        <w:spacing w:before="120" w:after="120" w:line="360" w:lineRule="auto"/>
        <w:jc w:val="both"/>
        <w:rPr>
          <w:bCs/>
          <w:szCs w:val="26"/>
        </w:rPr>
      </w:pPr>
      <w:r>
        <w:rPr>
          <w:bCs/>
          <w:szCs w:val="26"/>
        </w:rPr>
        <w:t>Phát triển giao diện người dùng frontend.</w:t>
      </w:r>
    </w:p>
    <w:p w14:paraId="7A10671A" w14:textId="31EA8316" w:rsidR="006C7AE6" w:rsidRDefault="006C7AE6" w:rsidP="006C7AE6">
      <w:pPr>
        <w:pStyle w:val="ListParagraph"/>
        <w:numPr>
          <w:ilvl w:val="1"/>
          <w:numId w:val="1"/>
        </w:numPr>
        <w:spacing w:before="120" w:after="120" w:line="360" w:lineRule="auto"/>
        <w:jc w:val="both"/>
        <w:rPr>
          <w:bCs/>
          <w:szCs w:val="26"/>
        </w:rPr>
      </w:pPr>
      <w:r>
        <w:rPr>
          <w:bCs/>
          <w:szCs w:val="26"/>
        </w:rPr>
        <w:t>Tích hợp frontend và backend.</w:t>
      </w:r>
    </w:p>
    <w:p w14:paraId="64F5D958" w14:textId="63833942" w:rsidR="006C7AE6" w:rsidRPr="006C7AE6" w:rsidRDefault="006C7AE6" w:rsidP="006C7AE6">
      <w:pPr>
        <w:pStyle w:val="ListParagraph"/>
        <w:numPr>
          <w:ilvl w:val="1"/>
          <w:numId w:val="1"/>
        </w:numPr>
        <w:spacing w:before="120" w:after="120" w:line="360" w:lineRule="auto"/>
        <w:jc w:val="both"/>
        <w:rPr>
          <w:bCs/>
          <w:szCs w:val="26"/>
        </w:rPr>
      </w:pPr>
      <w:r>
        <w:rPr>
          <w:bCs/>
          <w:szCs w:val="26"/>
        </w:rPr>
        <w:t>Cấu hình và triển khai các tính năng bảo mật, tìm kiếm và thông báo</w:t>
      </w:r>
      <w:r w:rsidR="005F6527">
        <w:rPr>
          <w:bCs/>
          <w:szCs w:val="26"/>
        </w:rPr>
        <w:t>.</w:t>
      </w:r>
    </w:p>
    <w:p w14:paraId="5CBD88AA" w14:textId="4E1EF19C" w:rsidR="000B3F58" w:rsidRDefault="00070E27" w:rsidP="0017549F">
      <w:pPr>
        <w:pStyle w:val="ListParagraph"/>
        <w:spacing w:before="120" w:after="120" w:line="360" w:lineRule="auto"/>
        <w:ind w:left="709"/>
        <w:jc w:val="both"/>
        <w:rPr>
          <w:b/>
          <w:bCs/>
          <w:sz w:val="28"/>
          <w:szCs w:val="26"/>
        </w:rPr>
      </w:pPr>
      <w:r w:rsidRPr="00B061DC">
        <w:rPr>
          <w:b/>
          <w:bCs/>
          <w:sz w:val="28"/>
          <w:szCs w:val="26"/>
        </w:rPr>
        <w:t xml:space="preserve">CHƯƠNG 4: </w:t>
      </w:r>
      <w:r>
        <w:rPr>
          <w:b/>
          <w:bCs/>
          <w:sz w:val="28"/>
          <w:szCs w:val="26"/>
        </w:rPr>
        <w:t>KIỂM THỬ VÀ ĐÁNH GIÁ</w:t>
      </w:r>
    </w:p>
    <w:p w14:paraId="7A5BCDD3" w14:textId="11775119" w:rsidR="00B061DC" w:rsidRDefault="00B061DC" w:rsidP="0017549F">
      <w:pPr>
        <w:pStyle w:val="ListParagraph"/>
        <w:spacing w:before="120" w:after="120" w:line="360" w:lineRule="auto"/>
        <w:ind w:left="709"/>
        <w:jc w:val="both"/>
        <w:rPr>
          <w:bCs/>
          <w:szCs w:val="26"/>
        </w:rPr>
      </w:pPr>
      <w:r>
        <w:rPr>
          <w:bCs/>
          <w:szCs w:val="26"/>
        </w:rPr>
        <w:t xml:space="preserve">4.1. </w:t>
      </w:r>
      <w:r w:rsidR="006C7AE6">
        <w:rPr>
          <w:bCs/>
          <w:szCs w:val="26"/>
        </w:rPr>
        <w:t>Kiểm thử chức năng (Functional Testing) cho các tính năng chính.</w:t>
      </w:r>
    </w:p>
    <w:p w14:paraId="62BD6C97" w14:textId="1484CB15" w:rsidR="00B061DC" w:rsidRDefault="00B061DC" w:rsidP="0017549F">
      <w:pPr>
        <w:pStyle w:val="ListParagraph"/>
        <w:spacing w:before="120" w:after="120" w:line="360" w:lineRule="auto"/>
        <w:ind w:left="709"/>
        <w:jc w:val="both"/>
        <w:rPr>
          <w:bCs/>
          <w:szCs w:val="26"/>
        </w:rPr>
      </w:pPr>
      <w:r>
        <w:rPr>
          <w:bCs/>
          <w:szCs w:val="26"/>
        </w:rPr>
        <w:t xml:space="preserve">4.2. </w:t>
      </w:r>
      <w:r w:rsidR="006C7AE6">
        <w:rPr>
          <w:bCs/>
          <w:szCs w:val="26"/>
        </w:rPr>
        <w:t>Kiểm thử bảo mật (Security Testing) các lỗ hổng phổ biến (XSS, SQL Injection).</w:t>
      </w:r>
    </w:p>
    <w:p w14:paraId="28202250" w14:textId="31D7FBEA" w:rsidR="004B48CE" w:rsidRDefault="004B48CE" w:rsidP="0017549F">
      <w:pPr>
        <w:pStyle w:val="ListParagraph"/>
        <w:spacing w:before="120" w:after="120" w:line="360" w:lineRule="auto"/>
        <w:ind w:left="709"/>
        <w:jc w:val="both"/>
        <w:rPr>
          <w:bCs/>
          <w:szCs w:val="26"/>
        </w:rPr>
      </w:pPr>
      <w:r>
        <w:rPr>
          <w:bCs/>
          <w:szCs w:val="26"/>
        </w:rPr>
        <w:t>4.3.</w:t>
      </w:r>
      <w:r w:rsidR="006C7AE6">
        <w:rPr>
          <w:bCs/>
          <w:szCs w:val="26"/>
        </w:rPr>
        <w:t xml:space="preserve"> Kiểm thử hiệu năng (Performance Testing) để đo tốc độ phản hồi.</w:t>
      </w:r>
      <w:r>
        <w:rPr>
          <w:bCs/>
          <w:szCs w:val="26"/>
        </w:rPr>
        <w:t xml:space="preserve"> </w:t>
      </w:r>
    </w:p>
    <w:p w14:paraId="4DEEC36C" w14:textId="0FF77BCF" w:rsidR="006C7AE6" w:rsidRPr="006C7AE6" w:rsidRDefault="004B48CE" w:rsidP="006C7AE6">
      <w:pPr>
        <w:pStyle w:val="ListParagraph"/>
        <w:spacing w:before="120" w:after="120" w:line="360" w:lineRule="auto"/>
        <w:ind w:left="709"/>
        <w:jc w:val="both"/>
        <w:rPr>
          <w:bCs/>
          <w:szCs w:val="26"/>
        </w:rPr>
      </w:pPr>
      <w:r>
        <w:rPr>
          <w:bCs/>
          <w:szCs w:val="26"/>
        </w:rPr>
        <w:t xml:space="preserve">4.4. </w:t>
      </w:r>
      <w:r w:rsidR="006C7AE6">
        <w:rPr>
          <w:bCs/>
          <w:szCs w:val="26"/>
        </w:rPr>
        <w:t>Thu thập phản hồi từ người dùng thử nghiệm và đánh giá kết quả</w:t>
      </w:r>
    </w:p>
    <w:p w14:paraId="1E6EB0AB" w14:textId="6094C8AE" w:rsidR="004B48CE" w:rsidRPr="004B48CE" w:rsidRDefault="00070E27" w:rsidP="0017549F">
      <w:pPr>
        <w:pStyle w:val="ListParagraph"/>
        <w:spacing w:before="120" w:after="120" w:line="360" w:lineRule="auto"/>
        <w:ind w:left="709"/>
        <w:jc w:val="both"/>
        <w:rPr>
          <w:b/>
          <w:bCs/>
          <w:sz w:val="28"/>
          <w:szCs w:val="26"/>
        </w:rPr>
      </w:pPr>
      <w:r>
        <w:rPr>
          <w:b/>
          <w:bCs/>
          <w:sz w:val="28"/>
          <w:szCs w:val="26"/>
        </w:rPr>
        <w:t>CHƯƠNG 5</w:t>
      </w:r>
      <w:r w:rsidRPr="004B48CE">
        <w:rPr>
          <w:b/>
          <w:bCs/>
          <w:sz w:val="28"/>
          <w:szCs w:val="26"/>
        </w:rPr>
        <w:t>: KẾT LUẬN</w:t>
      </w:r>
      <w:r>
        <w:rPr>
          <w:b/>
          <w:bCs/>
          <w:sz w:val="28"/>
          <w:szCs w:val="26"/>
        </w:rPr>
        <w:t xml:space="preserve"> VÀ HƯỚNG PHÁT TRIỂN</w:t>
      </w:r>
    </w:p>
    <w:p w14:paraId="57E35545" w14:textId="2DA816DE" w:rsidR="004B48CE" w:rsidRDefault="001F1017" w:rsidP="0017549F">
      <w:pPr>
        <w:pStyle w:val="ListParagraph"/>
        <w:spacing w:before="120" w:after="120" w:line="360" w:lineRule="auto"/>
        <w:ind w:left="709"/>
        <w:jc w:val="both"/>
        <w:rPr>
          <w:bCs/>
          <w:szCs w:val="26"/>
        </w:rPr>
      </w:pPr>
      <w:r>
        <w:rPr>
          <w:bCs/>
          <w:szCs w:val="26"/>
        </w:rPr>
        <w:t>5</w:t>
      </w:r>
      <w:r w:rsidR="004B48CE">
        <w:rPr>
          <w:bCs/>
          <w:szCs w:val="26"/>
        </w:rPr>
        <w:t xml:space="preserve">.1. </w:t>
      </w:r>
      <w:r w:rsidR="006C7AE6">
        <w:rPr>
          <w:bCs/>
          <w:szCs w:val="26"/>
        </w:rPr>
        <w:t>Tổng kết các kết quả đã đạt được.</w:t>
      </w:r>
    </w:p>
    <w:p w14:paraId="40374D88" w14:textId="12DC6B20" w:rsidR="004B48CE" w:rsidRDefault="001F1017" w:rsidP="0017549F">
      <w:pPr>
        <w:pStyle w:val="ListParagraph"/>
        <w:spacing w:before="120" w:after="120" w:line="360" w:lineRule="auto"/>
        <w:ind w:left="709"/>
        <w:jc w:val="both"/>
        <w:rPr>
          <w:bCs/>
          <w:szCs w:val="26"/>
        </w:rPr>
      </w:pPr>
      <w:r>
        <w:rPr>
          <w:bCs/>
          <w:szCs w:val="26"/>
        </w:rPr>
        <w:t>5</w:t>
      </w:r>
      <w:r w:rsidR="004B48CE">
        <w:rPr>
          <w:bCs/>
          <w:szCs w:val="26"/>
        </w:rPr>
        <w:t xml:space="preserve">.2. </w:t>
      </w:r>
      <w:r w:rsidR="006C7AE6">
        <w:rPr>
          <w:bCs/>
          <w:szCs w:val="26"/>
        </w:rPr>
        <w:t>Phân tích những hạn chế của hệ thống.</w:t>
      </w:r>
    </w:p>
    <w:p w14:paraId="01FBB8D6" w14:textId="32828B86" w:rsidR="001B6DA5" w:rsidRPr="006008A9" w:rsidRDefault="001F1017" w:rsidP="006008A9">
      <w:pPr>
        <w:pStyle w:val="ListParagraph"/>
        <w:spacing w:before="120" w:after="120" w:line="360" w:lineRule="auto"/>
        <w:ind w:left="709"/>
        <w:jc w:val="both"/>
        <w:rPr>
          <w:bCs/>
          <w:szCs w:val="26"/>
        </w:rPr>
      </w:pPr>
      <w:r>
        <w:rPr>
          <w:bCs/>
          <w:szCs w:val="26"/>
        </w:rPr>
        <w:t>5</w:t>
      </w:r>
      <w:r w:rsidR="004B48CE">
        <w:rPr>
          <w:bCs/>
          <w:szCs w:val="26"/>
        </w:rPr>
        <w:t xml:space="preserve">.3. </w:t>
      </w:r>
      <w:r w:rsidR="006C7AE6">
        <w:rPr>
          <w:bCs/>
          <w:szCs w:val="26"/>
        </w:rPr>
        <w:t>Đ</w:t>
      </w:r>
      <w:r w:rsidR="0023019B">
        <w:rPr>
          <w:bCs/>
          <w:szCs w:val="26"/>
        </w:rPr>
        <w:t>ề</w:t>
      </w:r>
      <w:r w:rsidR="006C7AE6">
        <w:rPr>
          <w:bCs/>
          <w:szCs w:val="26"/>
        </w:rPr>
        <w:t xml:space="preserve"> xuất các hướng phát triển trong tương lai (tích hợp AI, phát triển ứng dụng di động</w:t>
      </w:r>
      <w:r w:rsidR="0023019B">
        <w:rPr>
          <w:bCs/>
          <w:szCs w:val="26"/>
        </w:rPr>
        <w:t>).</w:t>
      </w:r>
    </w:p>
    <w:p w14:paraId="1386F517" w14:textId="2B0B0E2C" w:rsidR="00831622" w:rsidRPr="001B6DA5" w:rsidRDefault="00070E27" w:rsidP="0017549F">
      <w:pPr>
        <w:pStyle w:val="ListParagraph"/>
        <w:numPr>
          <w:ilvl w:val="0"/>
          <w:numId w:val="4"/>
        </w:numPr>
        <w:spacing w:before="120" w:after="120" w:line="360" w:lineRule="auto"/>
        <w:ind w:left="709" w:hanging="540"/>
        <w:jc w:val="both"/>
        <w:outlineLvl w:val="1"/>
        <w:rPr>
          <w:b/>
          <w:bCs/>
          <w:sz w:val="28"/>
        </w:rPr>
      </w:pPr>
      <w:bookmarkStart w:id="8" w:name="_Toc117475375"/>
      <w:r w:rsidRPr="001B6DA5">
        <w:rPr>
          <w:b/>
          <w:bCs/>
          <w:sz w:val="28"/>
        </w:rPr>
        <w:t>PHƯƠNG PHÁP NGHIÊN CỨU</w:t>
      </w:r>
      <w:bookmarkEnd w:id="8"/>
    </w:p>
    <w:p w14:paraId="17CC736F" w14:textId="024DA49F" w:rsidR="0023019B" w:rsidRPr="0023019B" w:rsidRDefault="0023019B" w:rsidP="00070E27">
      <w:pPr>
        <w:pStyle w:val="ListParagraph"/>
        <w:numPr>
          <w:ilvl w:val="0"/>
          <w:numId w:val="17"/>
        </w:numPr>
        <w:tabs>
          <w:tab w:val="left" w:pos="1080"/>
        </w:tabs>
        <w:spacing w:before="120" w:after="120" w:line="360" w:lineRule="auto"/>
        <w:jc w:val="both"/>
      </w:pPr>
      <w:r w:rsidRPr="0023019B">
        <w:t>Nghiên cứu tài liệu: Tìm hiểu, tổng hợp kiến thức từ các tài liệu, giáo trình, bài báo khoa học và tài liệu trực tuyến về các công nghệ liên quan.</w:t>
      </w:r>
    </w:p>
    <w:p w14:paraId="19753AA0" w14:textId="2BCE48D4" w:rsidR="0023019B" w:rsidRPr="0023019B" w:rsidRDefault="0023019B" w:rsidP="00070E27">
      <w:pPr>
        <w:pStyle w:val="ListParagraph"/>
        <w:numPr>
          <w:ilvl w:val="0"/>
          <w:numId w:val="17"/>
        </w:numPr>
        <w:tabs>
          <w:tab w:val="left" w:pos="1080"/>
        </w:tabs>
        <w:spacing w:before="120" w:after="120" w:line="360" w:lineRule="auto"/>
        <w:jc w:val="both"/>
      </w:pPr>
      <w:r w:rsidRPr="0023019B">
        <w:t>Phân tích hệ thống: Phân tích các hệ thống tuyển dụng tương tự để học hỏi ưu, nhược điểm.</w:t>
      </w:r>
    </w:p>
    <w:p w14:paraId="4156C2AC" w14:textId="5C4CF861" w:rsidR="0023019B" w:rsidRPr="0023019B" w:rsidRDefault="0023019B" w:rsidP="00070E27">
      <w:pPr>
        <w:pStyle w:val="ListParagraph"/>
        <w:numPr>
          <w:ilvl w:val="0"/>
          <w:numId w:val="17"/>
        </w:numPr>
        <w:tabs>
          <w:tab w:val="left" w:pos="1080"/>
        </w:tabs>
        <w:spacing w:before="120" w:after="120" w:line="360" w:lineRule="auto"/>
        <w:jc w:val="both"/>
      </w:pPr>
      <w:r w:rsidRPr="0023019B">
        <w:t>Phát triển theo mô hình Agile: Xây dựng và phát triển phần mềm theo từng giai đoạn ngắn, liên tục kiểm thử và cải tiến.</w:t>
      </w:r>
    </w:p>
    <w:p w14:paraId="6947FE2A" w14:textId="3CBDADC3" w:rsidR="001F1017" w:rsidRPr="006008A9" w:rsidRDefault="0023019B" w:rsidP="006008A9">
      <w:pPr>
        <w:pStyle w:val="ListParagraph"/>
        <w:numPr>
          <w:ilvl w:val="0"/>
          <w:numId w:val="17"/>
        </w:numPr>
        <w:spacing w:before="120" w:after="120" w:line="360" w:lineRule="auto"/>
        <w:jc w:val="both"/>
      </w:pPr>
      <w:r w:rsidRPr="0023019B">
        <w:t>Thực nghiệm: Cài đặt, triển khai và kiểm thử hệ thống trong môi trường thực tế để đánh giá hiệu quả.</w:t>
      </w:r>
    </w:p>
    <w:p w14:paraId="470818E0" w14:textId="463CC4AC" w:rsidR="00831622" w:rsidRDefault="00070E27" w:rsidP="0017549F">
      <w:pPr>
        <w:pStyle w:val="ListParagraph"/>
        <w:numPr>
          <w:ilvl w:val="0"/>
          <w:numId w:val="1"/>
        </w:numPr>
        <w:spacing w:before="120" w:after="120" w:line="360" w:lineRule="auto"/>
        <w:jc w:val="both"/>
        <w:outlineLvl w:val="0"/>
        <w:rPr>
          <w:b/>
          <w:bCs/>
          <w:sz w:val="32"/>
        </w:rPr>
      </w:pPr>
      <w:bookmarkStart w:id="9" w:name="_Toc117475376"/>
      <w:r w:rsidRPr="00E00A6D">
        <w:rPr>
          <w:b/>
          <w:bCs/>
          <w:sz w:val="32"/>
        </w:rPr>
        <w:lastRenderedPageBreak/>
        <w:t>DỰ ĐOÁN KẾT QUẢ</w:t>
      </w:r>
      <w:bookmarkEnd w:id="9"/>
    </w:p>
    <w:p w14:paraId="1F27CA24" w14:textId="1ACEE094" w:rsidR="0023019B" w:rsidRPr="0023019B" w:rsidRDefault="0023019B" w:rsidP="0023019B">
      <w:pPr>
        <w:pStyle w:val="ListParagraph"/>
        <w:numPr>
          <w:ilvl w:val="0"/>
          <w:numId w:val="18"/>
        </w:numPr>
        <w:spacing w:before="120" w:after="120" w:line="360" w:lineRule="auto"/>
        <w:jc w:val="both"/>
        <w:rPr>
          <w:bCs/>
          <w:szCs w:val="26"/>
        </w:rPr>
      </w:pPr>
      <w:r w:rsidRPr="0023019B">
        <w:rPr>
          <w:bCs/>
          <w:szCs w:val="26"/>
        </w:rPr>
        <w:t>Xây dựng thành công website tuyển dụng "KORRA" với đầy đủ các chức năng cốt lõi đã đề ra.</w:t>
      </w:r>
    </w:p>
    <w:p w14:paraId="069A408B" w14:textId="77777777" w:rsidR="0023019B" w:rsidRPr="0023019B" w:rsidRDefault="0023019B" w:rsidP="0023019B">
      <w:pPr>
        <w:pStyle w:val="ListParagraph"/>
        <w:numPr>
          <w:ilvl w:val="0"/>
          <w:numId w:val="18"/>
        </w:numPr>
        <w:spacing w:before="120" w:after="120" w:line="360" w:lineRule="auto"/>
        <w:jc w:val="both"/>
        <w:rPr>
          <w:bCs/>
          <w:szCs w:val="26"/>
        </w:rPr>
      </w:pPr>
      <w:r w:rsidRPr="0023019B">
        <w:rPr>
          <w:bCs/>
          <w:szCs w:val="26"/>
        </w:rPr>
        <w:t>Hệ thống hoạt động ổn định, an toàn và có khả năng đáp ứng được lượng người dùng cơ bản</w:t>
      </w:r>
    </w:p>
    <w:p w14:paraId="2CA74B21" w14:textId="26CBBD45" w:rsidR="0023019B" w:rsidRPr="0023019B" w:rsidRDefault="0023019B" w:rsidP="0023019B">
      <w:pPr>
        <w:pStyle w:val="ListParagraph"/>
        <w:numPr>
          <w:ilvl w:val="0"/>
          <w:numId w:val="18"/>
        </w:numPr>
        <w:spacing w:before="120" w:after="120" w:line="360" w:lineRule="auto"/>
        <w:jc w:val="both"/>
        <w:rPr>
          <w:bCs/>
          <w:szCs w:val="26"/>
        </w:rPr>
      </w:pPr>
      <w:r w:rsidRPr="0023019B">
        <w:rPr>
          <w:bCs/>
          <w:szCs w:val="26"/>
        </w:rPr>
        <w:t xml:space="preserve">Áp dụng và nắm vững kiến thức về các công nghệ hiện đại như React.js, Node.js, </w:t>
      </w:r>
      <w:r w:rsidR="006008A9">
        <w:rPr>
          <w:bCs/>
          <w:szCs w:val="26"/>
        </w:rPr>
        <w:t>Neo4j</w:t>
      </w:r>
      <w:r w:rsidRPr="0023019B">
        <w:rPr>
          <w:bCs/>
          <w:szCs w:val="26"/>
        </w:rPr>
        <w:t>, Socket.io.</w:t>
      </w:r>
    </w:p>
    <w:p w14:paraId="5EA9E60F" w14:textId="22282969" w:rsidR="00E00A6D" w:rsidRDefault="0023019B" w:rsidP="0023019B">
      <w:pPr>
        <w:pStyle w:val="ListParagraph"/>
        <w:numPr>
          <w:ilvl w:val="0"/>
          <w:numId w:val="18"/>
        </w:numPr>
        <w:spacing w:before="120" w:after="120" w:line="360" w:lineRule="auto"/>
        <w:jc w:val="both"/>
        <w:rPr>
          <w:bCs/>
          <w:szCs w:val="26"/>
        </w:rPr>
      </w:pPr>
      <w:r w:rsidRPr="0023019B">
        <w:rPr>
          <w:bCs/>
          <w:szCs w:val="26"/>
        </w:rPr>
        <w:t>Hoàn thành báo cáo khóa luận tốt nghiệp chi tiết, ghi lại toàn bộ quá trình nghiên cứu và phát triển sản phẩm.</w:t>
      </w:r>
    </w:p>
    <w:p w14:paraId="0753D63B" w14:textId="6F1EF6B7" w:rsidR="00831622" w:rsidRPr="000B3F58" w:rsidRDefault="00831622" w:rsidP="00E00A6D">
      <w:pPr>
        <w:pStyle w:val="ListParagraph"/>
        <w:jc w:val="both"/>
        <w:rPr>
          <w:b/>
        </w:rPr>
      </w:pPr>
    </w:p>
    <w:p w14:paraId="78E2A4DD" w14:textId="7447AE4E" w:rsidR="00B93077" w:rsidRPr="00070E27" w:rsidRDefault="00070E27" w:rsidP="00070E27">
      <w:pPr>
        <w:pStyle w:val="ListParagraph"/>
        <w:numPr>
          <w:ilvl w:val="0"/>
          <w:numId w:val="1"/>
        </w:numPr>
        <w:spacing w:before="120" w:after="120" w:line="360" w:lineRule="auto"/>
        <w:jc w:val="both"/>
        <w:outlineLvl w:val="0"/>
        <w:rPr>
          <w:b/>
          <w:bCs/>
          <w:sz w:val="32"/>
        </w:rPr>
      </w:pPr>
      <w:bookmarkStart w:id="10" w:name="_Toc117475377"/>
      <w:r w:rsidRPr="00E00A6D">
        <w:rPr>
          <w:b/>
          <w:bCs/>
          <w:sz w:val="32"/>
        </w:rPr>
        <w:t>TÀI LIỆU THAM KHẢO</w:t>
      </w:r>
      <w:bookmarkEnd w:id="10"/>
      <w:r w:rsidRPr="00070E27">
        <w:rPr>
          <w:b/>
        </w:rPr>
        <w:br w:type="page"/>
      </w:r>
    </w:p>
    <w:p w14:paraId="38F338E0" w14:textId="77777777" w:rsidR="00E00A6D" w:rsidRPr="000B3F58" w:rsidRDefault="00E00A6D" w:rsidP="00E00A6D">
      <w:pPr>
        <w:pStyle w:val="ListParagraph"/>
        <w:ind w:left="0"/>
        <w:jc w:val="both"/>
        <w:rPr>
          <w:b/>
        </w:rPr>
      </w:pPr>
    </w:p>
    <w:p w14:paraId="4C2394DC" w14:textId="2192BD10" w:rsidR="00170A2F" w:rsidRPr="00170A2F" w:rsidRDefault="00070E27" w:rsidP="00170A2F">
      <w:pPr>
        <w:pStyle w:val="ListParagraph"/>
        <w:numPr>
          <w:ilvl w:val="0"/>
          <w:numId w:val="1"/>
        </w:numPr>
        <w:jc w:val="both"/>
        <w:outlineLvl w:val="0"/>
        <w:rPr>
          <w:b/>
          <w:bCs/>
          <w:sz w:val="32"/>
        </w:rPr>
      </w:pPr>
      <w:bookmarkStart w:id="11" w:name="_Toc117475378"/>
      <w:r w:rsidRPr="00CF537D">
        <w:rPr>
          <w:b/>
          <w:bCs/>
          <w:sz w:val="32"/>
        </w:rPr>
        <w:t>KẾ HOẠCH THỰC HIỆN ĐỀ TÀI</w:t>
      </w:r>
      <w:bookmarkEnd w:id="11"/>
    </w:p>
    <w:tbl>
      <w:tblPr>
        <w:tblW w:w="9110" w:type="dxa"/>
        <w:tblInd w:w="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6"/>
        <w:gridCol w:w="2835"/>
        <w:gridCol w:w="2097"/>
        <w:gridCol w:w="3402"/>
      </w:tblGrid>
      <w:tr w:rsidR="00831622" w:rsidRPr="000B3F58" w14:paraId="4CC07827" w14:textId="77777777" w:rsidTr="004728EA">
        <w:tc>
          <w:tcPr>
            <w:tcW w:w="776" w:type="dxa"/>
          </w:tcPr>
          <w:p w14:paraId="49026380" w14:textId="77777777" w:rsidR="00831622" w:rsidRPr="000B3F58" w:rsidRDefault="00831622" w:rsidP="004728EA">
            <w:pPr>
              <w:pStyle w:val="NoSpacing"/>
              <w:spacing w:before="120" w:line="360" w:lineRule="auto"/>
              <w:ind w:firstLine="0"/>
              <w:jc w:val="center"/>
              <w:rPr>
                <w:sz w:val="26"/>
                <w:szCs w:val="26"/>
              </w:rPr>
            </w:pPr>
            <w:r w:rsidRPr="000B3F58">
              <w:rPr>
                <w:sz w:val="26"/>
                <w:szCs w:val="26"/>
              </w:rPr>
              <w:t>STT</w:t>
            </w:r>
          </w:p>
        </w:tc>
        <w:tc>
          <w:tcPr>
            <w:tcW w:w="2835" w:type="dxa"/>
          </w:tcPr>
          <w:p w14:paraId="7BB00255" w14:textId="77777777" w:rsidR="00831622" w:rsidRPr="000B3F58" w:rsidRDefault="00831622" w:rsidP="004728EA">
            <w:pPr>
              <w:pStyle w:val="NoSpacing"/>
              <w:spacing w:before="120" w:line="360" w:lineRule="auto"/>
              <w:ind w:firstLine="0"/>
              <w:jc w:val="center"/>
              <w:rPr>
                <w:sz w:val="26"/>
                <w:szCs w:val="26"/>
              </w:rPr>
            </w:pPr>
            <w:r w:rsidRPr="000B3F58">
              <w:rPr>
                <w:sz w:val="26"/>
                <w:szCs w:val="26"/>
              </w:rPr>
              <w:t>Nội dung thực hiện</w:t>
            </w:r>
          </w:p>
        </w:tc>
        <w:tc>
          <w:tcPr>
            <w:tcW w:w="2097" w:type="dxa"/>
          </w:tcPr>
          <w:p w14:paraId="2A56791B" w14:textId="77777777" w:rsidR="00831622" w:rsidRPr="000B3F58" w:rsidRDefault="00831622" w:rsidP="004728EA">
            <w:pPr>
              <w:pStyle w:val="NoSpacing"/>
              <w:spacing w:before="120" w:line="360" w:lineRule="auto"/>
              <w:ind w:firstLine="0"/>
              <w:jc w:val="center"/>
              <w:rPr>
                <w:sz w:val="26"/>
                <w:szCs w:val="26"/>
              </w:rPr>
            </w:pPr>
            <w:r w:rsidRPr="000B3F58">
              <w:rPr>
                <w:sz w:val="26"/>
                <w:szCs w:val="26"/>
              </w:rPr>
              <w:t>Thời gian</w:t>
            </w:r>
          </w:p>
        </w:tc>
        <w:tc>
          <w:tcPr>
            <w:tcW w:w="3402" w:type="dxa"/>
          </w:tcPr>
          <w:p w14:paraId="5270CEF5" w14:textId="77777777" w:rsidR="00831622" w:rsidRPr="000B3F58" w:rsidRDefault="00831622" w:rsidP="004728EA">
            <w:pPr>
              <w:pStyle w:val="NoSpacing"/>
              <w:spacing w:before="120" w:line="360" w:lineRule="auto"/>
              <w:ind w:firstLine="0"/>
              <w:jc w:val="center"/>
              <w:rPr>
                <w:sz w:val="26"/>
                <w:szCs w:val="26"/>
              </w:rPr>
            </w:pPr>
            <w:r w:rsidRPr="000B3F58">
              <w:rPr>
                <w:sz w:val="26"/>
                <w:szCs w:val="26"/>
              </w:rPr>
              <w:t>Kết quả dự kiến</w:t>
            </w:r>
          </w:p>
        </w:tc>
      </w:tr>
      <w:tr w:rsidR="00831622" w:rsidRPr="000B3F58" w14:paraId="1C1DF705" w14:textId="77777777" w:rsidTr="009310D6">
        <w:tc>
          <w:tcPr>
            <w:tcW w:w="776" w:type="dxa"/>
            <w:vAlign w:val="center"/>
          </w:tcPr>
          <w:p w14:paraId="0ECE4045" w14:textId="77777777" w:rsidR="00831622" w:rsidRPr="00B93077" w:rsidRDefault="00831622" w:rsidP="009310D6">
            <w:pPr>
              <w:pStyle w:val="NoSpacing"/>
              <w:spacing w:line="360" w:lineRule="auto"/>
              <w:ind w:right="23" w:firstLine="17"/>
              <w:jc w:val="center"/>
              <w:rPr>
                <w:b w:val="0"/>
                <w:sz w:val="26"/>
                <w:szCs w:val="26"/>
              </w:rPr>
            </w:pPr>
            <w:r w:rsidRPr="00B93077">
              <w:rPr>
                <w:b w:val="0"/>
                <w:sz w:val="26"/>
                <w:szCs w:val="26"/>
              </w:rPr>
              <w:t>1</w:t>
            </w:r>
          </w:p>
        </w:tc>
        <w:tc>
          <w:tcPr>
            <w:tcW w:w="2835" w:type="dxa"/>
            <w:vAlign w:val="center"/>
          </w:tcPr>
          <w:p w14:paraId="042C5CA9" w14:textId="47BA84EC" w:rsidR="00831622" w:rsidRPr="00B93077" w:rsidRDefault="0023019B" w:rsidP="009310D6">
            <w:pPr>
              <w:pStyle w:val="NoSpacing"/>
              <w:ind w:firstLine="0"/>
              <w:rPr>
                <w:b w:val="0"/>
                <w:sz w:val="26"/>
                <w:szCs w:val="26"/>
              </w:rPr>
            </w:pPr>
            <w:r w:rsidRPr="0023019B">
              <w:rPr>
                <w:b w:val="0"/>
                <w:sz w:val="26"/>
                <w:szCs w:val="26"/>
              </w:rPr>
              <w:t>Nghiên cứu và Phân tích</w:t>
            </w:r>
          </w:p>
        </w:tc>
        <w:tc>
          <w:tcPr>
            <w:tcW w:w="2097" w:type="dxa"/>
            <w:vAlign w:val="center"/>
          </w:tcPr>
          <w:p w14:paraId="34EB8348" w14:textId="160E7602" w:rsidR="00831622" w:rsidRPr="00B93077" w:rsidRDefault="00831622" w:rsidP="009310D6">
            <w:pPr>
              <w:pStyle w:val="NoSpacing"/>
              <w:ind w:firstLine="0"/>
              <w:jc w:val="center"/>
              <w:rPr>
                <w:b w:val="0"/>
                <w:sz w:val="26"/>
                <w:szCs w:val="26"/>
              </w:rPr>
            </w:pPr>
            <w:r w:rsidRPr="00B93077">
              <w:rPr>
                <w:b w:val="0"/>
                <w:sz w:val="26"/>
                <w:szCs w:val="26"/>
              </w:rPr>
              <w:t>1</w:t>
            </w:r>
            <w:r w:rsidR="0023019B">
              <w:rPr>
                <w:b w:val="0"/>
                <w:sz w:val="26"/>
                <w:szCs w:val="26"/>
              </w:rPr>
              <w:t>1</w:t>
            </w:r>
            <w:r w:rsidR="00B93077" w:rsidRPr="00B93077">
              <w:rPr>
                <w:b w:val="0"/>
                <w:sz w:val="26"/>
                <w:szCs w:val="26"/>
              </w:rPr>
              <w:t>/202</w:t>
            </w:r>
            <w:r w:rsidR="0023019B">
              <w:rPr>
                <w:b w:val="0"/>
                <w:sz w:val="26"/>
                <w:szCs w:val="26"/>
              </w:rPr>
              <w:t>5</w:t>
            </w:r>
          </w:p>
        </w:tc>
        <w:tc>
          <w:tcPr>
            <w:tcW w:w="3402" w:type="dxa"/>
            <w:vAlign w:val="center"/>
          </w:tcPr>
          <w:p w14:paraId="4A182A5C" w14:textId="28E495BB" w:rsidR="00831622" w:rsidRPr="00B93077" w:rsidRDefault="0023019B" w:rsidP="009310D6">
            <w:pPr>
              <w:jc w:val="both"/>
            </w:pPr>
            <w:r w:rsidRPr="0023019B">
              <w:t>Hoàn thiện đề cương chi tiết. Nắm vững lý thuyết về các công nghệ. Bản phân tích yêu cầu hệ thống.</w:t>
            </w:r>
          </w:p>
        </w:tc>
      </w:tr>
      <w:tr w:rsidR="00831622" w:rsidRPr="000B3F58" w14:paraId="15502A4A" w14:textId="77777777" w:rsidTr="009310D6">
        <w:tc>
          <w:tcPr>
            <w:tcW w:w="776" w:type="dxa"/>
            <w:vAlign w:val="center"/>
          </w:tcPr>
          <w:p w14:paraId="449A4E5D" w14:textId="77777777" w:rsidR="00831622" w:rsidRPr="00B93077" w:rsidRDefault="00831622" w:rsidP="009310D6">
            <w:pPr>
              <w:pStyle w:val="NoSpacing"/>
              <w:spacing w:before="120" w:line="360" w:lineRule="auto"/>
              <w:ind w:right="23" w:firstLine="17"/>
              <w:jc w:val="center"/>
              <w:rPr>
                <w:b w:val="0"/>
                <w:sz w:val="26"/>
                <w:szCs w:val="26"/>
              </w:rPr>
            </w:pPr>
            <w:r w:rsidRPr="00B93077">
              <w:rPr>
                <w:b w:val="0"/>
                <w:sz w:val="26"/>
                <w:szCs w:val="26"/>
              </w:rPr>
              <w:t>2</w:t>
            </w:r>
          </w:p>
        </w:tc>
        <w:tc>
          <w:tcPr>
            <w:tcW w:w="2835" w:type="dxa"/>
            <w:vAlign w:val="center"/>
          </w:tcPr>
          <w:p w14:paraId="65BE4DF6" w14:textId="62D02F09" w:rsidR="00B93077" w:rsidRPr="00B93077" w:rsidRDefault="0023019B" w:rsidP="009310D6">
            <w:pPr>
              <w:pStyle w:val="NoSpacing"/>
              <w:spacing w:before="120" w:line="360" w:lineRule="auto"/>
              <w:ind w:firstLine="17"/>
              <w:rPr>
                <w:b w:val="0"/>
                <w:sz w:val="26"/>
                <w:szCs w:val="26"/>
              </w:rPr>
            </w:pPr>
            <w:r w:rsidRPr="0023019B">
              <w:rPr>
                <w:b w:val="0"/>
                <w:sz w:val="26"/>
                <w:szCs w:val="26"/>
              </w:rPr>
              <w:t>Thiết kế hệ thống</w:t>
            </w:r>
          </w:p>
        </w:tc>
        <w:tc>
          <w:tcPr>
            <w:tcW w:w="2097" w:type="dxa"/>
            <w:vAlign w:val="center"/>
          </w:tcPr>
          <w:p w14:paraId="50C1D1EC" w14:textId="2D015E27" w:rsidR="00831622" w:rsidRPr="00B93077" w:rsidRDefault="00831622" w:rsidP="009310D6">
            <w:pPr>
              <w:pStyle w:val="NoSpacing"/>
              <w:spacing w:before="120" w:line="360" w:lineRule="auto"/>
              <w:ind w:firstLine="17"/>
              <w:jc w:val="center"/>
              <w:rPr>
                <w:b w:val="0"/>
                <w:sz w:val="26"/>
                <w:szCs w:val="26"/>
              </w:rPr>
            </w:pPr>
            <w:r w:rsidRPr="00B93077">
              <w:rPr>
                <w:b w:val="0"/>
                <w:sz w:val="26"/>
                <w:szCs w:val="26"/>
              </w:rPr>
              <w:t>1</w:t>
            </w:r>
            <w:r w:rsidR="0023019B">
              <w:rPr>
                <w:b w:val="0"/>
                <w:sz w:val="26"/>
                <w:szCs w:val="26"/>
              </w:rPr>
              <w:t>2</w:t>
            </w:r>
            <w:r w:rsidRPr="00B93077">
              <w:rPr>
                <w:b w:val="0"/>
                <w:sz w:val="26"/>
                <w:szCs w:val="26"/>
              </w:rPr>
              <w:t>/</w:t>
            </w:r>
            <w:r w:rsidR="00B93077">
              <w:rPr>
                <w:b w:val="0"/>
                <w:sz w:val="26"/>
                <w:szCs w:val="26"/>
              </w:rPr>
              <w:t>202</w:t>
            </w:r>
            <w:r w:rsidR="0023019B">
              <w:rPr>
                <w:b w:val="0"/>
                <w:sz w:val="26"/>
                <w:szCs w:val="26"/>
              </w:rPr>
              <w:t>5</w:t>
            </w:r>
          </w:p>
        </w:tc>
        <w:tc>
          <w:tcPr>
            <w:tcW w:w="3402" w:type="dxa"/>
            <w:vAlign w:val="center"/>
          </w:tcPr>
          <w:p w14:paraId="369F38BB" w14:textId="2D1A5E12" w:rsidR="00B93077" w:rsidRPr="00B93077" w:rsidRDefault="0023019B" w:rsidP="009310D6">
            <w:pPr>
              <w:pStyle w:val="NoSpacing"/>
              <w:spacing w:before="120" w:line="360" w:lineRule="auto"/>
              <w:ind w:firstLine="17"/>
              <w:rPr>
                <w:b w:val="0"/>
                <w:sz w:val="26"/>
                <w:szCs w:val="26"/>
              </w:rPr>
            </w:pPr>
            <w:r w:rsidRPr="0023019B">
              <w:rPr>
                <w:b w:val="0"/>
                <w:sz w:val="26"/>
                <w:szCs w:val="26"/>
              </w:rPr>
              <w:t>Bản thiết kế kiến trúc, thiết kế CSDL,</w:t>
            </w:r>
            <w:r w:rsidR="005F6527">
              <w:rPr>
                <w:b w:val="0"/>
                <w:sz w:val="26"/>
                <w:szCs w:val="26"/>
              </w:rPr>
              <w:t xml:space="preserve"> </w:t>
            </w:r>
            <w:r w:rsidRPr="0023019B">
              <w:rPr>
                <w:b w:val="0"/>
                <w:sz w:val="26"/>
                <w:szCs w:val="26"/>
              </w:rPr>
              <w:t>thiết kế giao diện (Wireframe), thiết kế API.</w:t>
            </w:r>
          </w:p>
        </w:tc>
      </w:tr>
      <w:tr w:rsidR="00831622" w:rsidRPr="000B3F58" w14:paraId="4841F426" w14:textId="77777777" w:rsidTr="009310D6">
        <w:tc>
          <w:tcPr>
            <w:tcW w:w="776" w:type="dxa"/>
            <w:vAlign w:val="center"/>
          </w:tcPr>
          <w:p w14:paraId="3F730FE1" w14:textId="54374D9D" w:rsidR="00831622" w:rsidRPr="00B93077" w:rsidRDefault="00B93077" w:rsidP="009310D6">
            <w:pPr>
              <w:pStyle w:val="NoSpacing"/>
              <w:spacing w:before="120" w:line="360" w:lineRule="auto"/>
              <w:ind w:right="23" w:firstLine="17"/>
              <w:jc w:val="center"/>
              <w:rPr>
                <w:b w:val="0"/>
                <w:sz w:val="26"/>
                <w:szCs w:val="26"/>
              </w:rPr>
            </w:pPr>
            <w:r>
              <w:rPr>
                <w:b w:val="0"/>
                <w:sz w:val="26"/>
                <w:szCs w:val="26"/>
              </w:rPr>
              <w:t>3</w:t>
            </w:r>
          </w:p>
        </w:tc>
        <w:tc>
          <w:tcPr>
            <w:tcW w:w="2835" w:type="dxa"/>
            <w:vAlign w:val="center"/>
          </w:tcPr>
          <w:p w14:paraId="3C351104" w14:textId="060FF0C0" w:rsidR="00831622" w:rsidRPr="00B93077" w:rsidRDefault="0023019B" w:rsidP="009310D6">
            <w:pPr>
              <w:pStyle w:val="NoSpacing"/>
              <w:spacing w:before="120" w:line="360" w:lineRule="auto"/>
              <w:ind w:firstLine="17"/>
              <w:rPr>
                <w:b w:val="0"/>
                <w:sz w:val="26"/>
                <w:szCs w:val="26"/>
              </w:rPr>
            </w:pPr>
            <w:r w:rsidRPr="0023019B">
              <w:rPr>
                <w:b w:val="0"/>
                <w:sz w:val="26"/>
                <w:szCs w:val="26"/>
              </w:rPr>
              <w:t>Phát triển Backend</w:t>
            </w:r>
          </w:p>
        </w:tc>
        <w:tc>
          <w:tcPr>
            <w:tcW w:w="2097" w:type="dxa"/>
            <w:vAlign w:val="center"/>
          </w:tcPr>
          <w:p w14:paraId="5ADA9DF8" w14:textId="305266B2" w:rsidR="00831622" w:rsidRPr="00B93077" w:rsidRDefault="0023019B" w:rsidP="009310D6">
            <w:pPr>
              <w:pStyle w:val="NoSpacing"/>
              <w:spacing w:before="120" w:line="360" w:lineRule="auto"/>
              <w:ind w:firstLine="17"/>
              <w:jc w:val="center"/>
              <w:rPr>
                <w:b w:val="0"/>
                <w:sz w:val="26"/>
                <w:szCs w:val="26"/>
              </w:rPr>
            </w:pPr>
            <w:r>
              <w:rPr>
                <w:b w:val="0"/>
                <w:sz w:val="26"/>
                <w:szCs w:val="26"/>
              </w:rPr>
              <w:t>1</w:t>
            </w:r>
            <w:r w:rsidR="00B93077">
              <w:rPr>
                <w:b w:val="0"/>
                <w:sz w:val="26"/>
                <w:szCs w:val="26"/>
              </w:rPr>
              <w:t>/20</w:t>
            </w:r>
            <w:r>
              <w:rPr>
                <w:b w:val="0"/>
                <w:sz w:val="26"/>
                <w:szCs w:val="26"/>
              </w:rPr>
              <w:t>26</w:t>
            </w:r>
          </w:p>
        </w:tc>
        <w:tc>
          <w:tcPr>
            <w:tcW w:w="3402" w:type="dxa"/>
            <w:vAlign w:val="center"/>
          </w:tcPr>
          <w:p w14:paraId="0FEB12EE" w14:textId="702020DE" w:rsidR="00831622" w:rsidRPr="00B93077" w:rsidRDefault="0023019B" w:rsidP="009310D6">
            <w:pPr>
              <w:pStyle w:val="NoSpacing"/>
              <w:spacing w:before="120" w:line="360" w:lineRule="auto"/>
              <w:ind w:firstLine="0"/>
              <w:rPr>
                <w:b w:val="0"/>
                <w:sz w:val="26"/>
                <w:szCs w:val="26"/>
              </w:rPr>
            </w:pPr>
            <w:r w:rsidRPr="0023019B">
              <w:rPr>
                <w:b w:val="0"/>
                <w:sz w:val="26"/>
                <w:szCs w:val="26"/>
              </w:rPr>
              <w:t>Hoàn thiện hệ thống API cho các chức năng chính, tích hợp CSDL và hệ thống bảo mật</w:t>
            </w:r>
            <w:r w:rsidR="00B93077">
              <w:rPr>
                <w:b w:val="0"/>
                <w:sz w:val="26"/>
                <w:szCs w:val="26"/>
              </w:rPr>
              <w:t xml:space="preserve">. </w:t>
            </w:r>
          </w:p>
        </w:tc>
      </w:tr>
      <w:tr w:rsidR="00831622" w:rsidRPr="000B3F58" w14:paraId="56F087F1" w14:textId="77777777" w:rsidTr="009310D6">
        <w:tc>
          <w:tcPr>
            <w:tcW w:w="776" w:type="dxa"/>
            <w:vAlign w:val="center"/>
          </w:tcPr>
          <w:p w14:paraId="25403EC8" w14:textId="77777777" w:rsidR="00831622" w:rsidRPr="00B93077" w:rsidRDefault="00831622" w:rsidP="009310D6">
            <w:pPr>
              <w:pStyle w:val="NoSpacing"/>
              <w:spacing w:before="120" w:line="360" w:lineRule="auto"/>
              <w:ind w:right="23" w:firstLine="17"/>
              <w:jc w:val="center"/>
              <w:rPr>
                <w:b w:val="0"/>
                <w:sz w:val="26"/>
                <w:szCs w:val="26"/>
              </w:rPr>
            </w:pPr>
            <w:r w:rsidRPr="00B93077">
              <w:rPr>
                <w:b w:val="0"/>
                <w:sz w:val="26"/>
                <w:szCs w:val="26"/>
              </w:rPr>
              <w:t>4</w:t>
            </w:r>
          </w:p>
        </w:tc>
        <w:tc>
          <w:tcPr>
            <w:tcW w:w="2835" w:type="dxa"/>
            <w:vAlign w:val="center"/>
          </w:tcPr>
          <w:p w14:paraId="2CB5447E" w14:textId="783D29EF" w:rsidR="00831622" w:rsidRPr="00B93077" w:rsidRDefault="0023019B" w:rsidP="009310D6">
            <w:pPr>
              <w:pStyle w:val="NoSpacing"/>
              <w:spacing w:before="120" w:line="360" w:lineRule="auto"/>
              <w:ind w:firstLine="17"/>
              <w:rPr>
                <w:b w:val="0"/>
                <w:sz w:val="26"/>
                <w:szCs w:val="26"/>
                <w:lang w:val="en-GB"/>
              </w:rPr>
            </w:pPr>
            <w:r w:rsidRPr="0023019B">
              <w:rPr>
                <w:b w:val="0"/>
                <w:sz w:val="26"/>
                <w:szCs w:val="26"/>
                <w:lang w:val="en-GB"/>
              </w:rPr>
              <w:t>Phát triển Frontend</w:t>
            </w:r>
          </w:p>
        </w:tc>
        <w:tc>
          <w:tcPr>
            <w:tcW w:w="2097" w:type="dxa"/>
            <w:vAlign w:val="center"/>
          </w:tcPr>
          <w:p w14:paraId="41115457" w14:textId="6B7CFAE1" w:rsidR="00831622" w:rsidRPr="00B93077" w:rsidRDefault="0023019B" w:rsidP="009310D6">
            <w:pPr>
              <w:pStyle w:val="NoSpacing"/>
              <w:spacing w:before="120" w:line="360" w:lineRule="auto"/>
              <w:ind w:firstLine="17"/>
              <w:jc w:val="center"/>
              <w:rPr>
                <w:b w:val="0"/>
                <w:sz w:val="26"/>
                <w:szCs w:val="26"/>
              </w:rPr>
            </w:pPr>
            <w:r>
              <w:rPr>
                <w:b w:val="0"/>
                <w:sz w:val="26"/>
                <w:szCs w:val="26"/>
              </w:rPr>
              <w:t>3</w:t>
            </w:r>
            <w:r w:rsidR="00B93077">
              <w:rPr>
                <w:b w:val="0"/>
                <w:sz w:val="26"/>
                <w:szCs w:val="26"/>
              </w:rPr>
              <w:t>/202</w:t>
            </w:r>
            <w:r>
              <w:rPr>
                <w:b w:val="0"/>
                <w:sz w:val="26"/>
                <w:szCs w:val="26"/>
              </w:rPr>
              <w:t>6</w:t>
            </w:r>
          </w:p>
        </w:tc>
        <w:tc>
          <w:tcPr>
            <w:tcW w:w="3402" w:type="dxa"/>
            <w:vAlign w:val="center"/>
          </w:tcPr>
          <w:p w14:paraId="50DD5AC8" w14:textId="664A0935" w:rsidR="00831622" w:rsidRPr="00B93077" w:rsidRDefault="0023019B" w:rsidP="009310D6">
            <w:pPr>
              <w:pStyle w:val="NoSpacing"/>
              <w:spacing w:before="120" w:line="360" w:lineRule="auto"/>
              <w:ind w:firstLine="0"/>
              <w:rPr>
                <w:b w:val="0"/>
                <w:sz w:val="26"/>
                <w:szCs w:val="26"/>
              </w:rPr>
            </w:pPr>
            <w:r w:rsidRPr="0023019B">
              <w:rPr>
                <w:b w:val="0"/>
                <w:sz w:val="26"/>
                <w:szCs w:val="26"/>
              </w:rPr>
              <w:t>Hoàn thiện giao diện người dùng, kết nối thành công với API và tích hợp thông báo real-time</w:t>
            </w:r>
            <w:r w:rsidR="00B93077">
              <w:rPr>
                <w:b w:val="0"/>
                <w:sz w:val="26"/>
                <w:szCs w:val="26"/>
              </w:rPr>
              <w:t>.</w:t>
            </w:r>
          </w:p>
        </w:tc>
      </w:tr>
      <w:tr w:rsidR="00831622" w:rsidRPr="000B3F58" w14:paraId="4B05E846" w14:textId="77777777" w:rsidTr="009310D6">
        <w:tc>
          <w:tcPr>
            <w:tcW w:w="776" w:type="dxa"/>
            <w:vAlign w:val="center"/>
          </w:tcPr>
          <w:p w14:paraId="649C07DC" w14:textId="77777777" w:rsidR="00831622" w:rsidRPr="00B93077" w:rsidRDefault="00831622" w:rsidP="009310D6">
            <w:pPr>
              <w:pStyle w:val="NoSpacing"/>
              <w:spacing w:before="120" w:line="360" w:lineRule="auto"/>
              <w:ind w:right="23" w:firstLine="17"/>
              <w:jc w:val="center"/>
              <w:rPr>
                <w:b w:val="0"/>
                <w:sz w:val="26"/>
                <w:szCs w:val="26"/>
              </w:rPr>
            </w:pPr>
            <w:r w:rsidRPr="00B93077">
              <w:rPr>
                <w:b w:val="0"/>
                <w:sz w:val="26"/>
                <w:szCs w:val="26"/>
              </w:rPr>
              <w:t>5</w:t>
            </w:r>
          </w:p>
        </w:tc>
        <w:tc>
          <w:tcPr>
            <w:tcW w:w="2835" w:type="dxa"/>
            <w:shd w:val="clear" w:color="auto" w:fill="auto"/>
            <w:vAlign w:val="center"/>
          </w:tcPr>
          <w:p w14:paraId="50E65E8F" w14:textId="47259FE2" w:rsidR="00831622" w:rsidRPr="00B93077" w:rsidRDefault="0023019B" w:rsidP="009310D6">
            <w:pPr>
              <w:pStyle w:val="NoSpacing"/>
              <w:spacing w:before="120" w:line="360" w:lineRule="auto"/>
              <w:ind w:firstLine="17"/>
              <w:rPr>
                <w:b w:val="0"/>
                <w:sz w:val="26"/>
                <w:szCs w:val="26"/>
                <w:lang w:val="en-GB"/>
              </w:rPr>
            </w:pPr>
            <w:r w:rsidRPr="0023019B">
              <w:rPr>
                <w:b w:val="0"/>
                <w:sz w:val="26"/>
                <w:szCs w:val="26"/>
                <w:lang w:val="en-GB"/>
              </w:rPr>
              <w:t>Kiểm thử, Tối ưu và Triển khai</w:t>
            </w:r>
          </w:p>
        </w:tc>
        <w:tc>
          <w:tcPr>
            <w:tcW w:w="2097" w:type="dxa"/>
            <w:vAlign w:val="center"/>
          </w:tcPr>
          <w:p w14:paraId="30C67369" w14:textId="5FA2310F" w:rsidR="00831622" w:rsidRPr="00B93077" w:rsidRDefault="0023019B" w:rsidP="009310D6">
            <w:pPr>
              <w:pStyle w:val="NoSpacing"/>
              <w:spacing w:before="120" w:line="360" w:lineRule="auto"/>
              <w:ind w:firstLine="17"/>
              <w:jc w:val="center"/>
              <w:rPr>
                <w:b w:val="0"/>
                <w:sz w:val="26"/>
                <w:szCs w:val="26"/>
              </w:rPr>
            </w:pPr>
            <w:r>
              <w:rPr>
                <w:b w:val="0"/>
                <w:sz w:val="26"/>
                <w:szCs w:val="26"/>
              </w:rPr>
              <w:t>4</w:t>
            </w:r>
            <w:r w:rsidR="009310D6">
              <w:rPr>
                <w:b w:val="0"/>
                <w:sz w:val="26"/>
                <w:szCs w:val="26"/>
              </w:rPr>
              <w:t>/202</w:t>
            </w:r>
            <w:r w:rsidR="0033657C">
              <w:rPr>
                <w:b w:val="0"/>
                <w:sz w:val="26"/>
                <w:szCs w:val="26"/>
              </w:rPr>
              <w:t>6</w:t>
            </w:r>
          </w:p>
        </w:tc>
        <w:tc>
          <w:tcPr>
            <w:tcW w:w="3402" w:type="dxa"/>
            <w:vAlign w:val="center"/>
          </w:tcPr>
          <w:p w14:paraId="4846465B" w14:textId="0171DD59" w:rsidR="00831622" w:rsidRPr="00B93077" w:rsidRDefault="0023019B" w:rsidP="009310D6">
            <w:pPr>
              <w:pStyle w:val="NoSpacing"/>
              <w:spacing w:before="120" w:line="360" w:lineRule="auto"/>
              <w:ind w:firstLine="0"/>
              <w:rPr>
                <w:b w:val="0"/>
                <w:sz w:val="26"/>
                <w:szCs w:val="26"/>
              </w:rPr>
            </w:pPr>
            <w:r w:rsidRPr="0023019B">
              <w:rPr>
                <w:b w:val="0"/>
                <w:sz w:val="26"/>
                <w:szCs w:val="26"/>
              </w:rPr>
              <w:t>Hệ thống đã được kiểm thử, sửa lỗi, tối ưu và triển khai thành công trên môi trường server.</w:t>
            </w:r>
          </w:p>
        </w:tc>
      </w:tr>
      <w:tr w:rsidR="00831622" w:rsidRPr="000B3F58" w14:paraId="52B02E35" w14:textId="77777777" w:rsidTr="009310D6">
        <w:trPr>
          <w:trHeight w:val="689"/>
        </w:trPr>
        <w:tc>
          <w:tcPr>
            <w:tcW w:w="776" w:type="dxa"/>
            <w:vAlign w:val="center"/>
          </w:tcPr>
          <w:p w14:paraId="3CACAFC1" w14:textId="77777777" w:rsidR="00831622" w:rsidRPr="00B93077" w:rsidRDefault="00831622" w:rsidP="009310D6">
            <w:pPr>
              <w:pStyle w:val="NoSpacing"/>
              <w:spacing w:before="120" w:line="360" w:lineRule="auto"/>
              <w:ind w:right="23" w:firstLine="17"/>
              <w:jc w:val="center"/>
              <w:rPr>
                <w:b w:val="0"/>
                <w:sz w:val="26"/>
                <w:szCs w:val="26"/>
              </w:rPr>
            </w:pPr>
            <w:r w:rsidRPr="00B93077">
              <w:rPr>
                <w:b w:val="0"/>
                <w:sz w:val="26"/>
                <w:szCs w:val="26"/>
              </w:rPr>
              <w:t>6</w:t>
            </w:r>
          </w:p>
        </w:tc>
        <w:tc>
          <w:tcPr>
            <w:tcW w:w="2835" w:type="dxa"/>
            <w:vAlign w:val="center"/>
          </w:tcPr>
          <w:p w14:paraId="47DF4F49" w14:textId="40443037" w:rsidR="00831622" w:rsidRPr="00B93077" w:rsidRDefault="0023019B" w:rsidP="009310D6">
            <w:pPr>
              <w:pStyle w:val="NoSpacing"/>
              <w:spacing w:before="120" w:line="360" w:lineRule="auto"/>
              <w:ind w:firstLine="17"/>
              <w:rPr>
                <w:b w:val="0"/>
                <w:sz w:val="26"/>
                <w:szCs w:val="26"/>
                <w:lang w:val="en-GB"/>
              </w:rPr>
            </w:pPr>
            <w:r w:rsidRPr="0023019B">
              <w:rPr>
                <w:b w:val="0"/>
                <w:sz w:val="26"/>
                <w:szCs w:val="26"/>
                <w:lang w:val="en-GB"/>
              </w:rPr>
              <w:t>Hoàn thiện báo cáo và Bảo vệ</w:t>
            </w:r>
          </w:p>
        </w:tc>
        <w:tc>
          <w:tcPr>
            <w:tcW w:w="2097" w:type="dxa"/>
            <w:vAlign w:val="center"/>
          </w:tcPr>
          <w:p w14:paraId="5CF18AFE" w14:textId="10E0B5C8" w:rsidR="00831622" w:rsidRPr="00B93077" w:rsidRDefault="0023019B" w:rsidP="009310D6">
            <w:pPr>
              <w:pStyle w:val="NoSpacing"/>
              <w:spacing w:before="120" w:line="360" w:lineRule="auto"/>
              <w:ind w:firstLine="17"/>
              <w:jc w:val="center"/>
              <w:rPr>
                <w:b w:val="0"/>
                <w:sz w:val="26"/>
                <w:szCs w:val="26"/>
              </w:rPr>
            </w:pPr>
            <w:r>
              <w:rPr>
                <w:b w:val="0"/>
                <w:sz w:val="26"/>
                <w:szCs w:val="26"/>
              </w:rPr>
              <w:t>5</w:t>
            </w:r>
            <w:r w:rsidR="009310D6">
              <w:rPr>
                <w:b w:val="0"/>
                <w:sz w:val="26"/>
                <w:szCs w:val="26"/>
              </w:rPr>
              <w:t>/202</w:t>
            </w:r>
            <w:r w:rsidR="0033657C">
              <w:rPr>
                <w:b w:val="0"/>
                <w:sz w:val="26"/>
                <w:szCs w:val="26"/>
              </w:rPr>
              <w:t>6</w:t>
            </w:r>
          </w:p>
        </w:tc>
        <w:tc>
          <w:tcPr>
            <w:tcW w:w="3402" w:type="dxa"/>
            <w:vAlign w:val="center"/>
          </w:tcPr>
          <w:p w14:paraId="396E2C8F" w14:textId="5E3D5A7A" w:rsidR="00831622" w:rsidRPr="00B93077" w:rsidRDefault="0023019B" w:rsidP="009310D6">
            <w:pPr>
              <w:pStyle w:val="NoSpacing"/>
              <w:spacing w:before="120" w:line="360" w:lineRule="auto"/>
              <w:ind w:firstLine="17"/>
              <w:rPr>
                <w:b w:val="0"/>
                <w:sz w:val="26"/>
                <w:szCs w:val="26"/>
              </w:rPr>
            </w:pPr>
            <w:r>
              <w:rPr>
                <w:b w:val="0"/>
                <w:sz w:val="26"/>
                <w:szCs w:val="26"/>
              </w:rPr>
              <w:t>Nộp</w:t>
            </w:r>
            <w:r w:rsidRPr="0023019B">
              <w:rPr>
                <w:b w:val="0"/>
                <w:sz w:val="26"/>
                <w:szCs w:val="26"/>
              </w:rPr>
              <w:t xml:space="preserve"> báo cáo khóa luận hoàn chỉnh và chuẩn bị sẵn sàng cho buổi bảo vệ</w:t>
            </w:r>
          </w:p>
        </w:tc>
      </w:tr>
    </w:tbl>
    <w:p w14:paraId="4BE9934D" w14:textId="77777777" w:rsidR="00831622" w:rsidRPr="000B3F58" w:rsidRDefault="00831622" w:rsidP="00831622">
      <w:pPr>
        <w:pStyle w:val="ListParagraph"/>
        <w:jc w:val="both"/>
        <w:rPr>
          <w:b/>
        </w:rPr>
      </w:pPr>
    </w:p>
    <w:p w14:paraId="5AC4C7F7" w14:textId="77777777" w:rsidR="00831622" w:rsidRPr="000B3F58" w:rsidRDefault="00831622" w:rsidP="00831622">
      <w:pPr>
        <w:pStyle w:val="ListParagraph"/>
        <w:ind w:left="1890"/>
        <w:jc w:val="both"/>
        <w:rPr>
          <w:b/>
        </w:rPr>
      </w:pPr>
    </w:p>
    <w:p w14:paraId="4A382426" w14:textId="5C81EE6A" w:rsidR="00831622" w:rsidRPr="005F6527" w:rsidRDefault="00831622" w:rsidP="00831622">
      <w:pPr>
        <w:tabs>
          <w:tab w:val="center" w:pos="6600"/>
        </w:tabs>
        <w:spacing w:after="0" w:line="240" w:lineRule="auto"/>
        <w:jc w:val="both"/>
        <w:rPr>
          <w:bCs/>
          <w:i/>
          <w:iCs/>
          <w:szCs w:val="26"/>
        </w:rPr>
      </w:pPr>
      <w:r w:rsidRPr="000B3F58">
        <w:rPr>
          <w:b/>
          <w:szCs w:val="26"/>
        </w:rPr>
        <w:tab/>
      </w:r>
      <w:r w:rsidR="00541931" w:rsidRPr="005F6527">
        <w:rPr>
          <w:bCs/>
          <w:i/>
          <w:iCs/>
          <w:szCs w:val="26"/>
        </w:rPr>
        <w:t>Bình Định</w:t>
      </w:r>
      <w:r w:rsidRPr="005F6527">
        <w:rPr>
          <w:bCs/>
          <w:i/>
          <w:iCs/>
          <w:szCs w:val="26"/>
        </w:rPr>
        <w:t>,</w:t>
      </w:r>
      <w:r w:rsidR="00541931" w:rsidRPr="005F6527">
        <w:rPr>
          <w:bCs/>
          <w:i/>
          <w:iCs/>
          <w:szCs w:val="26"/>
        </w:rPr>
        <w:t xml:space="preserve"> </w:t>
      </w:r>
      <w:r w:rsidRPr="005F6527">
        <w:rPr>
          <w:bCs/>
          <w:i/>
          <w:iCs/>
          <w:szCs w:val="26"/>
        </w:rPr>
        <w:t xml:space="preserve"> ngày </w:t>
      </w:r>
      <w:r w:rsidR="00090B7C" w:rsidRPr="005F6527">
        <w:rPr>
          <w:bCs/>
          <w:i/>
          <w:iCs/>
          <w:szCs w:val="26"/>
        </w:rPr>
        <w:t>21</w:t>
      </w:r>
      <w:r w:rsidRPr="005F6527">
        <w:rPr>
          <w:bCs/>
          <w:i/>
          <w:iCs/>
          <w:szCs w:val="26"/>
        </w:rPr>
        <w:t xml:space="preserve"> tháng </w:t>
      </w:r>
      <w:r w:rsidR="00541931" w:rsidRPr="005F6527">
        <w:rPr>
          <w:bCs/>
          <w:i/>
          <w:iCs/>
          <w:szCs w:val="26"/>
        </w:rPr>
        <w:t>1</w:t>
      </w:r>
      <w:r w:rsidR="00090B7C" w:rsidRPr="005F6527">
        <w:rPr>
          <w:bCs/>
          <w:i/>
          <w:iCs/>
          <w:szCs w:val="26"/>
        </w:rPr>
        <w:t>1</w:t>
      </w:r>
      <w:r w:rsidRPr="005F6527">
        <w:rPr>
          <w:bCs/>
          <w:i/>
          <w:iCs/>
          <w:szCs w:val="26"/>
        </w:rPr>
        <w:t xml:space="preserve"> năm </w:t>
      </w:r>
      <w:r w:rsidR="00541931" w:rsidRPr="005F6527">
        <w:rPr>
          <w:bCs/>
          <w:i/>
          <w:iCs/>
          <w:szCs w:val="26"/>
        </w:rPr>
        <w:t>202</w:t>
      </w:r>
      <w:r w:rsidR="005F6527" w:rsidRPr="005F6527">
        <w:rPr>
          <w:bCs/>
          <w:i/>
          <w:iCs/>
          <w:szCs w:val="26"/>
        </w:rPr>
        <w:t>5</w:t>
      </w:r>
    </w:p>
    <w:p w14:paraId="66CFA257" w14:textId="77777777" w:rsidR="00831622" w:rsidRPr="000B3F58" w:rsidRDefault="00831622" w:rsidP="00831622">
      <w:pPr>
        <w:tabs>
          <w:tab w:val="center" w:pos="6600"/>
        </w:tabs>
        <w:spacing w:after="0" w:line="240" w:lineRule="auto"/>
        <w:jc w:val="both"/>
        <w:rPr>
          <w:b/>
          <w:szCs w:val="26"/>
        </w:rPr>
      </w:pPr>
      <w:r w:rsidRPr="000B3F58">
        <w:rPr>
          <w:b/>
          <w:szCs w:val="26"/>
        </w:rPr>
        <w:tab/>
        <w:t>SINH VIÊN THỰC HIỆN</w:t>
      </w:r>
    </w:p>
    <w:p w14:paraId="4693C9F5" w14:textId="77777777" w:rsidR="00831622" w:rsidRPr="000B3F58" w:rsidRDefault="00831622" w:rsidP="00831622">
      <w:pPr>
        <w:tabs>
          <w:tab w:val="center" w:pos="6600"/>
        </w:tabs>
        <w:spacing w:after="0" w:line="240" w:lineRule="auto"/>
        <w:jc w:val="both"/>
        <w:rPr>
          <w:b/>
          <w:szCs w:val="26"/>
        </w:rPr>
      </w:pPr>
      <w:r w:rsidRPr="000B3F58">
        <w:rPr>
          <w:b/>
          <w:szCs w:val="26"/>
        </w:rPr>
        <w:tab/>
        <w:t>(</w:t>
      </w:r>
      <w:r w:rsidRPr="000B3F58">
        <w:rPr>
          <w:b/>
          <w:i/>
          <w:szCs w:val="26"/>
        </w:rPr>
        <w:t>Ký và ghi rõ họ tê</w:t>
      </w:r>
      <w:r w:rsidRPr="000B3F58">
        <w:rPr>
          <w:b/>
          <w:szCs w:val="26"/>
        </w:rPr>
        <w:t>n)</w:t>
      </w:r>
    </w:p>
    <w:p w14:paraId="2EB79A7D" w14:textId="77777777" w:rsidR="00831622" w:rsidRPr="000B3F58" w:rsidRDefault="00831622" w:rsidP="00831622">
      <w:pPr>
        <w:spacing w:after="0" w:line="240" w:lineRule="auto"/>
        <w:jc w:val="center"/>
        <w:rPr>
          <w:b/>
          <w:szCs w:val="26"/>
        </w:rPr>
      </w:pPr>
    </w:p>
    <w:p w14:paraId="54AE891F" w14:textId="00BC12C4" w:rsidR="00831622" w:rsidRDefault="00B2270D" w:rsidP="00831622">
      <w:pPr>
        <w:spacing w:after="0" w:line="240" w:lineRule="auto"/>
        <w:jc w:val="center"/>
        <w:rPr>
          <w:b/>
          <w:szCs w:val="26"/>
        </w:rPr>
      </w:pPr>
      <w:r>
        <w:rPr>
          <w:b/>
          <w:noProof/>
          <w:szCs w:val="26"/>
          <w:lang w:val="en-GB" w:eastAsia="en-GB"/>
        </w:rPr>
        <mc:AlternateContent>
          <mc:Choice Requires="wps">
            <w:drawing>
              <wp:anchor distT="0" distB="0" distL="114300" distR="114300" simplePos="0" relativeHeight="251662336" behindDoc="0" locked="0" layoutInCell="1" allowOverlap="1" wp14:anchorId="6B850B02" wp14:editId="1F027043">
                <wp:simplePos x="0" y="0"/>
                <wp:positionH relativeFrom="column">
                  <wp:posOffset>3826510</wp:posOffset>
                </wp:positionH>
                <wp:positionV relativeFrom="paragraph">
                  <wp:posOffset>163830</wp:posOffset>
                </wp:positionV>
                <wp:extent cx="809625" cy="133350"/>
                <wp:effectExtent l="0" t="0" r="28575" b="19050"/>
                <wp:wrapNone/>
                <wp:docPr id="2" name="Straight Connector 2"/>
                <wp:cNvGraphicFramePr/>
                <a:graphic xmlns:a="http://schemas.openxmlformats.org/drawingml/2006/main">
                  <a:graphicData uri="http://schemas.microsoft.com/office/word/2010/wordprocessingShape">
                    <wps:wsp>
                      <wps:cNvCnPr/>
                      <wps:spPr>
                        <a:xfrm flipV="1">
                          <a:off x="0" y="0"/>
                          <a:ext cx="809625" cy="133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C7560C" id="Straight Connector 2"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01.3pt,12.9pt" to="365.0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" strokecolor="black [3040]"/>
            </w:pict>
          </mc:Fallback>
        </mc:AlternateContent>
      </w:r>
      <w:r>
        <w:rPr>
          <w:b/>
          <w:szCs w:val="26"/>
        </w:rPr>
        <w:tab/>
      </w:r>
      <w:r>
        <w:rPr>
          <w:b/>
          <w:szCs w:val="26"/>
        </w:rPr>
        <w:tab/>
      </w:r>
      <w:r>
        <w:rPr>
          <w:b/>
          <w:szCs w:val="26"/>
        </w:rPr>
        <w:tab/>
      </w:r>
      <w:r>
        <w:rPr>
          <w:b/>
          <w:szCs w:val="26"/>
        </w:rPr>
        <w:tab/>
      </w:r>
      <w:r>
        <w:rPr>
          <w:b/>
          <w:szCs w:val="26"/>
        </w:rPr>
        <w:tab/>
      </w:r>
      <w:r w:rsidR="00090B7C">
        <w:rPr>
          <w:b/>
          <w:szCs w:val="26"/>
        </w:rPr>
        <w:t>Hải</w:t>
      </w:r>
    </w:p>
    <w:p w14:paraId="0633A5B0" w14:textId="77777777" w:rsidR="00B2270D" w:rsidRDefault="00B2270D" w:rsidP="00831622">
      <w:pPr>
        <w:spacing w:after="0" w:line="240" w:lineRule="auto"/>
        <w:jc w:val="center"/>
        <w:rPr>
          <w:b/>
          <w:szCs w:val="26"/>
        </w:rPr>
      </w:pPr>
    </w:p>
    <w:p w14:paraId="2E9B94D8" w14:textId="4DE1A4EB" w:rsidR="00E379B7" w:rsidRPr="000B3F58" w:rsidRDefault="00B2270D" w:rsidP="00831622">
      <w:pPr>
        <w:spacing w:after="0" w:line="240" w:lineRule="auto"/>
        <w:jc w:val="center"/>
        <w:rPr>
          <w:b/>
          <w:szCs w:val="26"/>
        </w:rPr>
      </w:pPr>
      <w:r>
        <w:rPr>
          <w:b/>
          <w:szCs w:val="26"/>
        </w:rPr>
        <w:tab/>
      </w:r>
      <w:r>
        <w:rPr>
          <w:b/>
          <w:szCs w:val="26"/>
        </w:rPr>
        <w:tab/>
      </w:r>
      <w:r>
        <w:rPr>
          <w:b/>
          <w:szCs w:val="26"/>
        </w:rPr>
        <w:tab/>
      </w:r>
      <w:r>
        <w:rPr>
          <w:b/>
          <w:szCs w:val="26"/>
        </w:rPr>
        <w:tab/>
      </w:r>
      <w:r>
        <w:rPr>
          <w:b/>
          <w:szCs w:val="26"/>
        </w:rPr>
        <w:tab/>
      </w:r>
      <w:r w:rsidR="00090B7C">
        <w:rPr>
          <w:b/>
          <w:szCs w:val="26"/>
        </w:rPr>
        <w:t>Nguyễn Ngọc Hải</w:t>
      </w:r>
      <w:r>
        <w:rPr>
          <w:b/>
          <w:szCs w:val="26"/>
        </w:rPr>
        <w:t xml:space="preserve"> </w:t>
      </w:r>
    </w:p>
    <w:p w14:paraId="1A575565" w14:textId="77777777" w:rsidR="00831622" w:rsidRPr="000B3F58" w:rsidRDefault="00831622" w:rsidP="005F6527">
      <w:pPr>
        <w:spacing w:after="0" w:line="240" w:lineRule="auto"/>
        <w:rPr>
          <w:b/>
          <w:szCs w:val="26"/>
        </w:rPr>
      </w:pPr>
    </w:p>
    <w:p w14:paraId="2373B4EC" w14:textId="05F4D60C" w:rsidR="00831622" w:rsidRPr="005F6527" w:rsidRDefault="00831622" w:rsidP="00831622">
      <w:pPr>
        <w:tabs>
          <w:tab w:val="center" w:pos="6600"/>
        </w:tabs>
        <w:spacing w:after="0" w:line="240" w:lineRule="auto"/>
        <w:jc w:val="both"/>
        <w:rPr>
          <w:bCs/>
          <w:i/>
          <w:iCs/>
          <w:szCs w:val="26"/>
        </w:rPr>
      </w:pPr>
      <w:r w:rsidRPr="000B3F58">
        <w:rPr>
          <w:b/>
          <w:szCs w:val="26"/>
        </w:rPr>
        <w:tab/>
      </w:r>
      <w:r w:rsidR="00541931" w:rsidRPr="005F6527">
        <w:rPr>
          <w:bCs/>
          <w:i/>
          <w:iCs/>
          <w:szCs w:val="26"/>
        </w:rPr>
        <w:t>Bình Định</w:t>
      </w:r>
      <w:r w:rsidRPr="005F6527">
        <w:rPr>
          <w:bCs/>
          <w:i/>
          <w:iCs/>
          <w:szCs w:val="26"/>
        </w:rPr>
        <w:t xml:space="preserve">, ngày </w:t>
      </w:r>
      <w:r w:rsidR="00090B7C" w:rsidRPr="005F6527">
        <w:rPr>
          <w:bCs/>
          <w:i/>
          <w:iCs/>
          <w:szCs w:val="26"/>
        </w:rPr>
        <w:t>21</w:t>
      </w:r>
      <w:r w:rsidRPr="005F6527">
        <w:rPr>
          <w:bCs/>
          <w:i/>
          <w:iCs/>
          <w:szCs w:val="26"/>
        </w:rPr>
        <w:t xml:space="preserve"> tháng </w:t>
      </w:r>
      <w:r w:rsidR="00541931" w:rsidRPr="005F6527">
        <w:rPr>
          <w:bCs/>
          <w:i/>
          <w:iCs/>
          <w:szCs w:val="26"/>
        </w:rPr>
        <w:t>1</w:t>
      </w:r>
      <w:r w:rsidR="00090B7C" w:rsidRPr="005F6527">
        <w:rPr>
          <w:bCs/>
          <w:i/>
          <w:iCs/>
          <w:szCs w:val="26"/>
        </w:rPr>
        <w:t>1</w:t>
      </w:r>
      <w:r w:rsidRPr="005F6527">
        <w:rPr>
          <w:bCs/>
          <w:i/>
          <w:iCs/>
          <w:szCs w:val="26"/>
        </w:rPr>
        <w:t xml:space="preserve"> năm </w:t>
      </w:r>
      <w:r w:rsidR="00541931" w:rsidRPr="005F6527">
        <w:rPr>
          <w:bCs/>
          <w:i/>
          <w:iCs/>
          <w:szCs w:val="26"/>
        </w:rPr>
        <w:t>202</w:t>
      </w:r>
      <w:r w:rsidR="006008A9" w:rsidRPr="005F6527">
        <w:rPr>
          <w:bCs/>
          <w:i/>
          <w:iCs/>
          <w:szCs w:val="26"/>
        </w:rPr>
        <w:t>5</w:t>
      </w:r>
    </w:p>
    <w:p w14:paraId="28F0822D" w14:textId="77777777" w:rsidR="00831622" w:rsidRPr="000B3F58" w:rsidRDefault="00831622" w:rsidP="00831622">
      <w:pPr>
        <w:tabs>
          <w:tab w:val="center" w:pos="6600"/>
        </w:tabs>
        <w:spacing w:after="0" w:line="240" w:lineRule="auto"/>
        <w:jc w:val="both"/>
        <w:rPr>
          <w:b/>
          <w:szCs w:val="26"/>
        </w:rPr>
      </w:pPr>
      <w:r w:rsidRPr="000B3F58">
        <w:rPr>
          <w:b/>
          <w:szCs w:val="26"/>
        </w:rPr>
        <w:t>XÁC NHẬN CỦA KHOA</w:t>
      </w:r>
      <w:r w:rsidRPr="000B3F58">
        <w:rPr>
          <w:b/>
          <w:szCs w:val="26"/>
        </w:rPr>
        <w:tab/>
        <w:t>NGƯỜI HƯỚNG DẪN</w:t>
      </w:r>
    </w:p>
    <w:p w14:paraId="2DBEB3EB" w14:textId="77777777" w:rsidR="00831622" w:rsidRPr="000B3F58" w:rsidRDefault="00831622" w:rsidP="00831622">
      <w:pPr>
        <w:tabs>
          <w:tab w:val="center" w:pos="6600"/>
        </w:tabs>
        <w:spacing w:after="0" w:line="240" w:lineRule="auto"/>
        <w:jc w:val="both"/>
        <w:rPr>
          <w:b/>
          <w:szCs w:val="26"/>
        </w:rPr>
      </w:pPr>
      <w:r w:rsidRPr="000B3F58">
        <w:rPr>
          <w:b/>
          <w:szCs w:val="26"/>
        </w:rPr>
        <w:tab/>
        <w:t>(</w:t>
      </w:r>
      <w:r w:rsidRPr="000B3F58">
        <w:rPr>
          <w:b/>
          <w:i/>
          <w:szCs w:val="26"/>
        </w:rPr>
        <w:t>Ký và ghi rõ họ tên</w:t>
      </w:r>
      <w:r w:rsidRPr="000B3F58">
        <w:rPr>
          <w:b/>
          <w:szCs w:val="26"/>
        </w:rPr>
        <w:t>)</w:t>
      </w:r>
    </w:p>
    <w:p w14:paraId="0809015C" w14:textId="264B8A24" w:rsidR="00831622" w:rsidRPr="000B3F58" w:rsidRDefault="00831622" w:rsidP="00831622">
      <w:pPr>
        <w:rPr>
          <w:b/>
          <w:bCs/>
        </w:rPr>
      </w:pPr>
    </w:p>
    <w:p w14:paraId="32E02C51" w14:textId="05F569B9" w:rsidR="00500188" w:rsidRDefault="00500188">
      <w:pPr>
        <w:rPr>
          <w:b/>
        </w:rPr>
      </w:pPr>
    </w:p>
    <w:p w14:paraId="0B84FF53" w14:textId="77777777" w:rsidR="008600C5" w:rsidRDefault="008600C5" w:rsidP="008600C5">
      <w:pPr>
        <w:jc w:val="center"/>
        <w:rPr>
          <w:b/>
        </w:rPr>
      </w:pPr>
      <w:r>
        <w:rPr>
          <w:b/>
        </w:rPr>
        <w:t xml:space="preserve">                                                  </w:t>
      </w:r>
    </w:p>
    <w:p w14:paraId="1CCFAF9C" w14:textId="1440DF7E" w:rsidR="008600C5" w:rsidRPr="008600C5" w:rsidRDefault="008600C5" w:rsidP="008600C5">
      <w:pPr>
        <w:jc w:val="center"/>
        <w:rPr>
          <w:b/>
          <w:sz w:val="28"/>
        </w:rPr>
      </w:pPr>
      <w:r w:rsidRPr="008600C5">
        <w:rPr>
          <w:b/>
          <w:sz w:val="28"/>
        </w:rPr>
        <w:t xml:space="preserve">                                                       TS. </w:t>
      </w:r>
      <w:r w:rsidR="00090B7C">
        <w:rPr>
          <w:b/>
          <w:sz w:val="28"/>
        </w:rPr>
        <w:t>Phan Đình Sinh</w:t>
      </w:r>
    </w:p>
    <w:sectPr w:rsidR="008600C5" w:rsidRPr="008600C5" w:rsidSect="004728EA">
      <w:footerReference w:type="default" r:id="rId9"/>
      <w:pgSz w:w="12240" w:h="15840" w:code="1"/>
      <w:pgMar w:top="1138" w:right="850" w:bottom="113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86BF2" w14:textId="77777777" w:rsidR="00012E31" w:rsidRDefault="00012E31">
      <w:pPr>
        <w:spacing w:after="0" w:line="240" w:lineRule="auto"/>
      </w:pPr>
      <w:r>
        <w:separator/>
      </w:r>
    </w:p>
  </w:endnote>
  <w:endnote w:type="continuationSeparator" w:id="0">
    <w:p w14:paraId="02A23D43" w14:textId="77777777" w:rsidR="00012E31" w:rsidRDefault="00012E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879022"/>
      <w:docPartObj>
        <w:docPartGallery w:val="Page Numbers (Bottom of Page)"/>
        <w:docPartUnique/>
      </w:docPartObj>
    </w:sdtPr>
    <w:sdtEndPr>
      <w:rPr>
        <w:noProof/>
      </w:rPr>
    </w:sdtEndPr>
    <w:sdtContent>
      <w:p w14:paraId="247ACE4A" w14:textId="4340E59D" w:rsidR="004728EA" w:rsidRDefault="004728EA" w:rsidP="0023019B">
        <w:pPr>
          <w:pStyle w:val="Footer"/>
          <w:jc w:val="center"/>
        </w:pPr>
        <w:r>
          <w:fldChar w:fldCharType="begin"/>
        </w:r>
        <w:r>
          <w:instrText xml:space="preserve"> PAGE   \* MERGEFORMAT </w:instrText>
        </w:r>
        <w:r>
          <w:fldChar w:fldCharType="separate"/>
        </w:r>
        <w:r w:rsidR="00520A87">
          <w:rPr>
            <w:noProof/>
          </w:rPr>
          <w:t>8</w:t>
        </w:r>
        <w:r>
          <w:rPr>
            <w:noProof/>
          </w:rPr>
          <w:fldChar w:fldCharType="end"/>
        </w:r>
      </w:p>
    </w:sdtContent>
  </w:sdt>
  <w:p w14:paraId="1648C60D" w14:textId="77777777" w:rsidR="004728EA" w:rsidRDefault="004728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BA6C8" w14:textId="77777777" w:rsidR="00012E31" w:rsidRDefault="00012E31">
      <w:pPr>
        <w:spacing w:after="0" w:line="240" w:lineRule="auto"/>
      </w:pPr>
      <w:r>
        <w:separator/>
      </w:r>
    </w:p>
  </w:footnote>
  <w:footnote w:type="continuationSeparator" w:id="0">
    <w:p w14:paraId="4AADC046" w14:textId="77777777" w:rsidR="00012E31" w:rsidRDefault="00012E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7EEC"/>
    <w:multiLevelType w:val="hybridMultilevel"/>
    <w:tmpl w:val="E9587542"/>
    <w:lvl w:ilvl="0" w:tplc="5A92232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F94209"/>
    <w:multiLevelType w:val="hybridMultilevel"/>
    <w:tmpl w:val="49048964"/>
    <w:lvl w:ilvl="0" w:tplc="408CA8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611891"/>
    <w:multiLevelType w:val="hybridMultilevel"/>
    <w:tmpl w:val="6E7033E8"/>
    <w:lvl w:ilvl="0" w:tplc="408CA8DA">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 w15:restartNumberingAfterBreak="0">
    <w:nsid w:val="29E317FB"/>
    <w:multiLevelType w:val="multilevel"/>
    <w:tmpl w:val="79BCC334"/>
    <w:lvl w:ilvl="0">
      <w:start w:val="1"/>
      <w:numFmt w:val="decimal"/>
      <w:lvlText w:val="%1."/>
      <w:lvlJc w:val="left"/>
      <w:pPr>
        <w:ind w:left="390" w:hanging="390"/>
      </w:pPr>
      <w:rPr>
        <w:rFonts w:hint="default"/>
      </w:rPr>
    </w:lvl>
    <w:lvl w:ilvl="1">
      <w:start w:val="1"/>
      <w:numFmt w:val="decimal"/>
      <w:suff w:val="space"/>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4" w15:restartNumberingAfterBreak="0">
    <w:nsid w:val="2E9F4ACE"/>
    <w:multiLevelType w:val="hybridMultilevel"/>
    <w:tmpl w:val="FFE21D4C"/>
    <w:lvl w:ilvl="0" w:tplc="703AC416">
      <w:start w:val="1"/>
      <w:numFmt w:val="decimal"/>
      <w:suff w:val="space"/>
      <w:lvlText w:val="%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EEE0F6E"/>
    <w:multiLevelType w:val="hybridMultilevel"/>
    <w:tmpl w:val="358EF08C"/>
    <w:lvl w:ilvl="0" w:tplc="5FA806E0">
      <w:start w:val="1"/>
      <w:numFmt w:val="decimal"/>
      <w:suff w:val="spac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FDA05E0"/>
    <w:multiLevelType w:val="hybridMultilevel"/>
    <w:tmpl w:val="E594F24C"/>
    <w:lvl w:ilvl="0" w:tplc="615A1856">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2D60669"/>
    <w:multiLevelType w:val="hybridMultilevel"/>
    <w:tmpl w:val="FE4A26D0"/>
    <w:lvl w:ilvl="0" w:tplc="FFFFFFFF">
      <w:start w:val="1"/>
      <w:numFmt w:val="bullet"/>
      <w:lvlText w:val=""/>
      <w:lvlJc w:val="left"/>
      <w:pPr>
        <w:ind w:left="720" w:hanging="360"/>
      </w:pPr>
      <w:rPr>
        <w:rFonts w:ascii="Symbol" w:hAnsi="Symbol" w:hint="default"/>
      </w:rPr>
    </w:lvl>
    <w:lvl w:ilvl="1" w:tplc="8C6459B8">
      <w:start w:val="6"/>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7541462"/>
    <w:multiLevelType w:val="hybridMultilevel"/>
    <w:tmpl w:val="5FC8D61C"/>
    <w:lvl w:ilvl="0" w:tplc="408CA8D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8634977"/>
    <w:multiLevelType w:val="multilevel"/>
    <w:tmpl w:val="5EE03BA2"/>
    <w:lvl w:ilvl="0">
      <w:start w:val="1"/>
      <w:numFmt w:val="upperRoman"/>
      <w:suff w:val="space"/>
      <w:lvlText w:val="%1."/>
      <w:lvlJc w:val="right"/>
      <w:pPr>
        <w:ind w:left="720" w:hanging="360"/>
      </w:pPr>
      <w:rPr>
        <w:rFonts w:hint="default"/>
        <w:sz w:val="32"/>
      </w:rPr>
    </w:lvl>
    <w:lvl w:ilvl="1">
      <w:start w:val="1"/>
      <w:numFmt w:val="decimal"/>
      <w:isLgl/>
      <w:suff w:val="space"/>
      <w:lvlText w:val="%1.%2."/>
      <w:lvlJc w:val="left"/>
      <w:pPr>
        <w:ind w:left="1429" w:hanging="720"/>
      </w:pPr>
      <w:rPr>
        <w:rFonts w:hint="default"/>
      </w:rPr>
    </w:lvl>
    <w:lvl w:ilvl="2">
      <w:start w:val="1"/>
      <w:numFmt w:val="decimal"/>
      <w:isLgl/>
      <w:suff w:val="space"/>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10" w15:restartNumberingAfterBreak="0">
    <w:nsid w:val="49F20D6A"/>
    <w:multiLevelType w:val="hybridMultilevel"/>
    <w:tmpl w:val="ABECFCDC"/>
    <w:lvl w:ilvl="0" w:tplc="5A92232C">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4BE13DBE"/>
    <w:multiLevelType w:val="hybridMultilevel"/>
    <w:tmpl w:val="CEC01004"/>
    <w:lvl w:ilvl="0" w:tplc="5A92232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6971F1C"/>
    <w:multiLevelType w:val="hybridMultilevel"/>
    <w:tmpl w:val="3ED284F2"/>
    <w:lvl w:ilvl="0" w:tplc="5A92232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720274C"/>
    <w:multiLevelType w:val="hybridMultilevel"/>
    <w:tmpl w:val="8F4A8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8E3544B"/>
    <w:multiLevelType w:val="hybridMultilevel"/>
    <w:tmpl w:val="0B96E7F4"/>
    <w:lvl w:ilvl="0" w:tplc="408CA8DA">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5" w15:restartNumberingAfterBreak="0">
    <w:nsid w:val="665352F4"/>
    <w:multiLevelType w:val="hybridMultilevel"/>
    <w:tmpl w:val="5ADAE7C2"/>
    <w:lvl w:ilvl="0" w:tplc="936C026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67A16B75"/>
    <w:multiLevelType w:val="hybridMultilevel"/>
    <w:tmpl w:val="C5A011C0"/>
    <w:lvl w:ilvl="0" w:tplc="F0080A76">
      <w:start w:val="1"/>
      <w:numFmt w:val="decimal"/>
      <w:suff w:val="spac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09E3128"/>
    <w:multiLevelType w:val="multilevel"/>
    <w:tmpl w:val="1FE8643E"/>
    <w:lvl w:ilvl="0">
      <w:start w:val="1"/>
      <w:numFmt w:val="decimal"/>
      <w:suff w:val="space"/>
      <w:lvlText w:val="%1."/>
      <w:lvlJc w:val="left"/>
      <w:pPr>
        <w:ind w:left="720" w:hanging="360"/>
      </w:pPr>
      <w:rPr>
        <w:rFonts w:hint="default"/>
        <w:sz w:val="28"/>
      </w:rPr>
    </w:lvl>
    <w:lvl w:ilvl="1">
      <w:start w:val="1"/>
      <w:numFmt w:val="decimal"/>
      <w:isLgl/>
      <w:suff w:val="space"/>
      <w:lvlText w:val="%1.%2."/>
      <w:lvlJc w:val="left"/>
      <w:pPr>
        <w:ind w:left="1110" w:hanging="72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950" w:hanging="144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400" w:hanging="1800"/>
      </w:pPr>
      <w:rPr>
        <w:rFonts w:hint="default"/>
      </w:rPr>
    </w:lvl>
  </w:abstractNum>
  <w:abstractNum w:abstractNumId="18" w15:restartNumberingAfterBreak="0">
    <w:nsid w:val="758A6F65"/>
    <w:multiLevelType w:val="hybridMultilevel"/>
    <w:tmpl w:val="A470F9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5B03F0B"/>
    <w:multiLevelType w:val="hybridMultilevel"/>
    <w:tmpl w:val="858E0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52104219">
    <w:abstractNumId w:val="9"/>
  </w:num>
  <w:num w:numId="2" w16cid:durableId="166022947">
    <w:abstractNumId w:val="4"/>
  </w:num>
  <w:num w:numId="3" w16cid:durableId="237062663">
    <w:abstractNumId w:val="14"/>
  </w:num>
  <w:num w:numId="4" w16cid:durableId="1673948856">
    <w:abstractNumId w:val="17"/>
  </w:num>
  <w:num w:numId="5" w16cid:durableId="1722754829">
    <w:abstractNumId w:val="2"/>
  </w:num>
  <w:num w:numId="6" w16cid:durableId="119108748">
    <w:abstractNumId w:val="6"/>
  </w:num>
  <w:num w:numId="7" w16cid:durableId="1918860220">
    <w:abstractNumId w:val="15"/>
  </w:num>
  <w:num w:numId="8" w16cid:durableId="1857453989">
    <w:abstractNumId w:val="16"/>
  </w:num>
  <w:num w:numId="9" w16cid:durableId="2081243360">
    <w:abstractNumId w:val="13"/>
  </w:num>
  <w:num w:numId="10" w16cid:durableId="577519950">
    <w:abstractNumId w:val="19"/>
  </w:num>
  <w:num w:numId="11" w16cid:durableId="1373113954">
    <w:abstractNumId w:val="0"/>
  </w:num>
  <w:num w:numId="12" w16cid:durableId="999189577">
    <w:abstractNumId w:val="11"/>
  </w:num>
  <w:num w:numId="13" w16cid:durableId="239953047">
    <w:abstractNumId w:val="3"/>
  </w:num>
  <w:num w:numId="14" w16cid:durableId="1493401497">
    <w:abstractNumId w:val="12"/>
  </w:num>
  <w:num w:numId="15" w16cid:durableId="1608806477">
    <w:abstractNumId w:val="5"/>
  </w:num>
  <w:num w:numId="16" w16cid:durableId="981621768">
    <w:abstractNumId w:val="18"/>
  </w:num>
  <w:num w:numId="17" w16cid:durableId="1371105114">
    <w:abstractNumId w:val="8"/>
  </w:num>
  <w:num w:numId="18" w16cid:durableId="12388882">
    <w:abstractNumId w:val="1"/>
  </w:num>
  <w:num w:numId="19" w16cid:durableId="1183978629">
    <w:abstractNumId w:val="10"/>
  </w:num>
  <w:num w:numId="20" w16cid:durableId="70471757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ai">
    <w15:presenceInfo w15:providerId="Windows Live" w15:userId="a249d7a3297a01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622"/>
    <w:rsid w:val="00012E31"/>
    <w:rsid w:val="00016D8B"/>
    <w:rsid w:val="0004714C"/>
    <w:rsid w:val="00070E27"/>
    <w:rsid w:val="00090B7C"/>
    <w:rsid w:val="000B3F58"/>
    <w:rsid w:val="000F0FC4"/>
    <w:rsid w:val="00170A2F"/>
    <w:rsid w:val="0017549F"/>
    <w:rsid w:val="001A4334"/>
    <w:rsid w:val="001B6DA5"/>
    <w:rsid w:val="001C6012"/>
    <w:rsid w:val="001E2975"/>
    <w:rsid w:val="001F1017"/>
    <w:rsid w:val="0023019B"/>
    <w:rsid w:val="00231515"/>
    <w:rsid w:val="0026287D"/>
    <w:rsid w:val="0033657C"/>
    <w:rsid w:val="00336663"/>
    <w:rsid w:val="00375C72"/>
    <w:rsid w:val="0038328E"/>
    <w:rsid w:val="003B2CAA"/>
    <w:rsid w:val="003D3870"/>
    <w:rsid w:val="003D5C8F"/>
    <w:rsid w:val="00401A28"/>
    <w:rsid w:val="004728EA"/>
    <w:rsid w:val="004B48CE"/>
    <w:rsid w:val="004B6326"/>
    <w:rsid w:val="00500188"/>
    <w:rsid w:val="00520A87"/>
    <w:rsid w:val="00541931"/>
    <w:rsid w:val="005D3CE4"/>
    <w:rsid w:val="005E7952"/>
    <w:rsid w:val="005F6527"/>
    <w:rsid w:val="006008A9"/>
    <w:rsid w:val="00674D20"/>
    <w:rsid w:val="00675A0F"/>
    <w:rsid w:val="00677C95"/>
    <w:rsid w:val="006C7AE6"/>
    <w:rsid w:val="006F0E3E"/>
    <w:rsid w:val="007147B6"/>
    <w:rsid w:val="00723956"/>
    <w:rsid w:val="00757195"/>
    <w:rsid w:val="00773B3C"/>
    <w:rsid w:val="00780999"/>
    <w:rsid w:val="007A53CA"/>
    <w:rsid w:val="007C6B77"/>
    <w:rsid w:val="00831622"/>
    <w:rsid w:val="00844291"/>
    <w:rsid w:val="008600C5"/>
    <w:rsid w:val="008E754E"/>
    <w:rsid w:val="009310D6"/>
    <w:rsid w:val="009B42BC"/>
    <w:rsid w:val="009E4573"/>
    <w:rsid w:val="00A109E3"/>
    <w:rsid w:val="00A30909"/>
    <w:rsid w:val="00A30C50"/>
    <w:rsid w:val="00A65BB6"/>
    <w:rsid w:val="00AD5345"/>
    <w:rsid w:val="00B061DC"/>
    <w:rsid w:val="00B2270D"/>
    <w:rsid w:val="00B36896"/>
    <w:rsid w:val="00B93077"/>
    <w:rsid w:val="00BD3BEE"/>
    <w:rsid w:val="00C459A0"/>
    <w:rsid w:val="00C84E10"/>
    <w:rsid w:val="00CB7882"/>
    <w:rsid w:val="00CD360C"/>
    <w:rsid w:val="00CE24A6"/>
    <w:rsid w:val="00CF537D"/>
    <w:rsid w:val="00D67AB7"/>
    <w:rsid w:val="00D814E0"/>
    <w:rsid w:val="00DF0232"/>
    <w:rsid w:val="00DF4504"/>
    <w:rsid w:val="00E00A6D"/>
    <w:rsid w:val="00E379B7"/>
    <w:rsid w:val="00E54FC5"/>
    <w:rsid w:val="00E81290"/>
    <w:rsid w:val="00ED68E1"/>
    <w:rsid w:val="00F44AEC"/>
    <w:rsid w:val="00FE490B"/>
    <w:rsid w:val="00FE5A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B3B32"/>
  <w15:docId w15:val="{4048A84B-159A-4B47-8FA0-51A3D974D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6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622"/>
    <w:pPr>
      <w:ind w:left="720"/>
      <w:contextualSpacing/>
    </w:pPr>
  </w:style>
  <w:style w:type="paragraph" w:styleId="NoSpacing">
    <w:name w:val="No Spacing"/>
    <w:link w:val="NoSpacingChar"/>
    <w:uiPriority w:val="1"/>
    <w:qFormat/>
    <w:rsid w:val="00831622"/>
    <w:pPr>
      <w:overflowPunct w:val="0"/>
      <w:autoSpaceDE w:val="0"/>
      <w:autoSpaceDN w:val="0"/>
      <w:adjustRightInd w:val="0"/>
      <w:spacing w:after="0" w:line="240" w:lineRule="auto"/>
      <w:ind w:firstLine="397"/>
      <w:jc w:val="both"/>
      <w:textAlignment w:val="baseline"/>
    </w:pPr>
    <w:rPr>
      <w:rFonts w:eastAsia="Times New Roman"/>
      <w:b/>
      <w:bCs/>
      <w:sz w:val="28"/>
      <w:szCs w:val="44"/>
    </w:rPr>
  </w:style>
  <w:style w:type="character" w:styleId="Hyperlink">
    <w:name w:val="Hyperlink"/>
    <w:basedOn w:val="DefaultParagraphFont"/>
    <w:uiPriority w:val="99"/>
    <w:unhideWhenUsed/>
    <w:rsid w:val="00831622"/>
    <w:rPr>
      <w:color w:val="0000FF" w:themeColor="hyperlink"/>
      <w:u w:val="single"/>
    </w:rPr>
  </w:style>
  <w:style w:type="paragraph" w:styleId="Footer">
    <w:name w:val="footer"/>
    <w:basedOn w:val="Normal"/>
    <w:link w:val="FooterChar"/>
    <w:uiPriority w:val="99"/>
    <w:unhideWhenUsed/>
    <w:rsid w:val="008316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622"/>
  </w:style>
  <w:style w:type="character" w:customStyle="1" w:styleId="NoSpacingChar">
    <w:name w:val="No Spacing Char"/>
    <w:basedOn w:val="DefaultParagraphFont"/>
    <w:link w:val="NoSpacing"/>
    <w:uiPriority w:val="1"/>
    <w:rsid w:val="00831622"/>
    <w:rPr>
      <w:rFonts w:eastAsia="Times New Roman"/>
      <w:b/>
      <w:bCs/>
      <w:sz w:val="28"/>
      <w:szCs w:val="44"/>
    </w:rPr>
  </w:style>
  <w:style w:type="table" w:styleId="TableGrid">
    <w:name w:val="Table Grid"/>
    <w:basedOn w:val="TableNormal"/>
    <w:uiPriority w:val="59"/>
    <w:rsid w:val="00831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3D3870"/>
    <w:pPr>
      <w:tabs>
        <w:tab w:val="left" w:pos="440"/>
        <w:tab w:val="right" w:leader="dot" w:pos="9681"/>
      </w:tabs>
      <w:spacing w:after="100"/>
    </w:pPr>
  </w:style>
  <w:style w:type="paragraph" w:styleId="TOC2">
    <w:name w:val="toc 2"/>
    <w:basedOn w:val="Normal"/>
    <w:next w:val="Normal"/>
    <w:autoRedefine/>
    <w:uiPriority w:val="39"/>
    <w:unhideWhenUsed/>
    <w:rsid w:val="00831622"/>
    <w:pPr>
      <w:spacing w:after="100"/>
      <w:ind w:left="260"/>
    </w:pPr>
  </w:style>
  <w:style w:type="paragraph" w:styleId="BalloonText">
    <w:name w:val="Balloon Text"/>
    <w:basedOn w:val="Normal"/>
    <w:link w:val="BalloonTextChar"/>
    <w:uiPriority w:val="99"/>
    <w:semiHidden/>
    <w:unhideWhenUsed/>
    <w:rsid w:val="00C84E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E10"/>
    <w:rPr>
      <w:rFonts w:ascii="Tahoma" w:hAnsi="Tahoma" w:cs="Tahoma"/>
      <w:sz w:val="16"/>
      <w:szCs w:val="16"/>
    </w:rPr>
  </w:style>
  <w:style w:type="paragraph" w:styleId="Revision">
    <w:name w:val="Revision"/>
    <w:hidden/>
    <w:uiPriority w:val="99"/>
    <w:semiHidden/>
    <w:rsid w:val="00FE5AF9"/>
    <w:pPr>
      <w:spacing w:after="0" w:line="240" w:lineRule="auto"/>
    </w:pPr>
  </w:style>
  <w:style w:type="character" w:customStyle="1" w:styleId="text">
    <w:name w:val="text"/>
    <w:basedOn w:val="DefaultParagraphFont"/>
    <w:rsid w:val="0038328E"/>
  </w:style>
  <w:style w:type="character" w:styleId="CommentReference">
    <w:name w:val="annotation reference"/>
    <w:basedOn w:val="DefaultParagraphFont"/>
    <w:uiPriority w:val="99"/>
    <w:semiHidden/>
    <w:unhideWhenUsed/>
    <w:rsid w:val="000F0FC4"/>
    <w:rPr>
      <w:sz w:val="16"/>
      <w:szCs w:val="16"/>
    </w:rPr>
  </w:style>
  <w:style w:type="paragraph" w:styleId="CommentText">
    <w:name w:val="annotation text"/>
    <w:basedOn w:val="Normal"/>
    <w:link w:val="CommentTextChar"/>
    <w:uiPriority w:val="99"/>
    <w:semiHidden/>
    <w:unhideWhenUsed/>
    <w:rsid w:val="000F0FC4"/>
    <w:pPr>
      <w:spacing w:line="240" w:lineRule="auto"/>
    </w:pPr>
    <w:rPr>
      <w:sz w:val="20"/>
      <w:szCs w:val="20"/>
    </w:rPr>
  </w:style>
  <w:style w:type="character" w:customStyle="1" w:styleId="CommentTextChar">
    <w:name w:val="Comment Text Char"/>
    <w:basedOn w:val="DefaultParagraphFont"/>
    <w:link w:val="CommentText"/>
    <w:uiPriority w:val="99"/>
    <w:semiHidden/>
    <w:rsid w:val="000F0FC4"/>
    <w:rPr>
      <w:sz w:val="20"/>
      <w:szCs w:val="20"/>
    </w:rPr>
  </w:style>
  <w:style w:type="paragraph" w:styleId="CommentSubject">
    <w:name w:val="annotation subject"/>
    <w:basedOn w:val="CommentText"/>
    <w:next w:val="CommentText"/>
    <w:link w:val="CommentSubjectChar"/>
    <w:uiPriority w:val="99"/>
    <w:semiHidden/>
    <w:unhideWhenUsed/>
    <w:rsid w:val="000F0FC4"/>
    <w:rPr>
      <w:bCs/>
    </w:rPr>
  </w:style>
  <w:style w:type="character" w:customStyle="1" w:styleId="CommentSubjectChar">
    <w:name w:val="Comment Subject Char"/>
    <w:basedOn w:val="CommentTextChar"/>
    <w:link w:val="CommentSubject"/>
    <w:uiPriority w:val="99"/>
    <w:semiHidden/>
    <w:rsid w:val="000F0FC4"/>
    <w:rPr>
      <w:bCs/>
      <w:sz w:val="20"/>
      <w:szCs w:val="20"/>
    </w:rPr>
  </w:style>
  <w:style w:type="paragraph" w:styleId="Header">
    <w:name w:val="header"/>
    <w:basedOn w:val="Normal"/>
    <w:link w:val="HeaderChar"/>
    <w:uiPriority w:val="99"/>
    <w:unhideWhenUsed/>
    <w:rsid w:val="002301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01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8883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93E33-BCD0-488E-8FC3-F8E1BCF1F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1177</Words>
  <Characters>6714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tam</dc:creator>
  <cp:keywords/>
  <dc:description/>
  <cp:lastModifiedBy>Nguyen Ngoc Hai</cp:lastModifiedBy>
  <cp:revision>5</cp:revision>
  <dcterms:created xsi:type="dcterms:W3CDTF">2025-11-17T05:09:00Z</dcterms:created>
  <dcterms:modified xsi:type="dcterms:W3CDTF">2025-11-23T10:39:00Z</dcterms:modified>
</cp:coreProperties>
</file>